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D8426B" w14:textId="77777777" w:rsidR="00294288" w:rsidRPr="00294288" w:rsidRDefault="00001FED" w:rsidP="00294288">
      <w:pPr>
        <w:pStyle w:val="Title"/>
        <w:rPr>
          <w:rStyle w:val="IntenseReference"/>
          <w:rFonts w:ascii="Open Sans" w:hAnsi="Open Sans" w:cs="Open Sans"/>
        </w:rPr>
      </w:pPr>
      <w:r>
        <w:rPr>
          <w:rStyle w:val="IntenseReference"/>
          <w:rFonts w:ascii="Open Sans" w:hAnsi="Open Sans" w:cs="Open Sans"/>
        </w:rPr>
        <w:t>Courseware</w:t>
      </w:r>
      <w:r w:rsidR="00294288" w:rsidRPr="00294288">
        <w:rPr>
          <w:rStyle w:val="IntenseReference"/>
          <w:rFonts w:ascii="Open Sans" w:hAnsi="Open Sans" w:cs="Open Sans"/>
        </w:rPr>
        <w:t xml:space="preserve"> </w:t>
      </w:r>
      <w:r w:rsidR="00282278">
        <w:rPr>
          <w:rStyle w:val="IntenseReference"/>
          <w:rFonts w:ascii="Open Sans" w:hAnsi="Open Sans" w:cs="Open Sans"/>
        </w:rPr>
        <w:t>Design</w:t>
      </w:r>
    </w:p>
    <w:p w14:paraId="1978B440" w14:textId="77777777" w:rsidR="00ED39F0" w:rsidRDefault="00ED39F0" w:rsidP="00ED39F0">
      <w:pPr>
        <w:rPr>
          <w:rFonts w:ascii="Open Sans" w:hAnsi="Open Sans" w:cs="Open Sans"/>
        </w:rPr>
      </w:pPr>
    </w:p>
    <w:p w14:paraId="46A7C9A0" w14:textId="0B35EAED" w:rsidR="00DA053D" w:rsidRDefault="00DA053D" w:rsidP="00DA053D">
      <w:pPr>
        <w:spacing w:after="160" w:line="259" w:lineRule="auto"/>
        <w:jc w:val="left"/>
        <w:rPr>
          <w:rFonts w:ascii="Open Sans" w:hAnsi="Open Sans" w:cs="Open Sans"/>
          <w:b/>
          <w:sz w:val="24"/>
          <w:lang w:val="en-SG" w:eastAsia="zh-CN"/>
        </w:rPr>
      </w:pPr>
      <w:r>
        <w:rPr>
          <w:rFonts w:ascii="Open Sans" w:hAnsi="Open Sans" w:cs="Open Sans"/>
          <w:b/>
          <w:sz w:val="24"/>
          <w:lang w:val="en-SG" w:eastAsia="zh-CN"/>
        </w:rPr>
        <w:t xml:space="preserve">A. Title: </w:t>
      </w:r>
    </w:p>
    <w:tbl>
      <w:tblPr>
        <w:tblStyle w:val="TableGrid"/>
        <w:tblW w:w="0" w:type="auto"/>
        <w:tblLook w:val="04A0" w:firstRow="1" w:lastRow="0" w:firstColumn="1" w:lastColumn="0" w:noHBand="0" w:noVBand="1"/>
      </w:tblPr>
      <w:tblGrid>
        <w:gridCol w:w="9016"/>
      </w:tblGrid>
      <w:tr w:rsidR="006829D9" w14:paraId="3F008DA9" w14:textId="77777777" w:rsidTr="00C81C82">
        <w:tc>
          <w:tcPr>
            <w:tcW w:w="9016" w:type="dxa"/>
          </w:tcPr>
          <w:p w14:paraId="2DEED8D1" w14:textId="77777777" w:rsidR="006829D9" w:rsidRPr="004F7BD0" w:rsidRDefault="005C50B5" w:rsidP="009B2B82">
            <w:pPr>
              <w:spacing w:before="120" w:after="120"/>
              <w:jc w:val="left"/>
              <w:rPr>
                <w:rFonts w:ascii="Open Sans" w:hAnsi="Open Sans" w:cs="Open Sans"/>
                <w:lang w:val="en-SG" w:eastAsia="zh-CN"/>
              </w:rPr>
            </w:pPr>
            <w:r w:rsidRPr="004F7BD0">
              <w:rPr>
                <w:rFonts w:ascii="Open Sans" w:hAnsi="Open Sans" w:cs="Open Sans"/>
                <w:lang w:val="en-SG" w:eastAsia="zh-CN"/>
              </w:rPr>
              <w:t>Introduction to Analytics in Retail</w:t>
            </w:r>
          </w:p>
        </w:tc>
      </w:tr>
    </w:tbl>
    <w:p w14:paraId="13476E07" w14:textId="3AE78AA1" w:rsidR="006829D9" w:rsidRDefault="006829D9" w:rsidP="002C52CC">
      <w:pPr>
        <w:spacing w:after="160" w:line="259" w:lineRule="auto"/>
        <w:jc w:val="left"/>
        <w:rPr>
          <w:rFonts w:ascii="Open Sans" w:hAnsi="Open Sans" w:cs="Open Sans"/>
          <w:b/>
          <w:sz w:val="24"/>
          <w:lang w:val="en-SG" w:eastAsia="zh-CN"/>
        </w:rPr>
      </w:pPr>
    </w:p>
    <w:p w14:paraId="1B9970F5" w14:textId="77777777" w:rsidR="00330E48" w:rsidRDefault="00330E48" w:rsidP="00330E48">
      <w:pPr>
        <w:spacing w:after="120" w:line="259" w:lineRule="auto"/>
        <w:contextualSpacing/>
        <w:jc w:val="left"/>
        <w:rPr>
          <w:rFonts w:ascii="Open Sans" w:hAnsi="Open Sans" w:cs="Open Sans"/>
          <w:b/>
          <w:sz w:val="24"/>
          <w:lang w:val="en-SG" w:eastAsia="zh-CN"/>
        </w:rPr>
      </w:pPr>
      <w:r>
        <w:rPr>
          <w:rFonts w:ascii="Open Sans" w:hAnsi="Open Sans" w:cs="Open Sans"/>
          <w:b/>
          <w:sz w:val="24"/>
          <w:lang w:val="en-SG" w:eastAsia="zh-CN"/>
        </w:rPr>
        <w:t xml:space="preserve">B. Target Date </w:t>
      </w:r>
      <w:r w:rsidRPr="003C5E4C">
        <w:rPr>
          <w:rFonts w:ascii="Open Sans" w:hAnsi="Open Sans" w:cs="Open Sans"/>
          <w:sz w:val="22"/>
          <w:lang w:val="en-SG" w:eastAsia="zh-CN"/>
        </w:rPr>
        <w:t>(to be ready)</w:t>
      </w:r>
    </w:p>
    <w:tbl>
      <w:tblPr>
        <w:tblStyle w:val="TableGrid"/>
        <w:tblW w:w="0" w:type="auto"/>
        <w:tblLook w:val="04A0" w:firstRow="1" w:lastRow="0" w:firstColumn="1" w:lastColumn="0" w:noHBand="0" w:noVBand="1"/>
      </w:tblPr>
      <w:tblGrid>
        <w:gridCol w:w="9016"/>
      </w:tblGrid>
      <w:tr w:rsidR="00330E48" w14:paraId="02244381" w14:textId="77777777" w:rsidTr="00A20FD5">
        <w:tc>
          <w:tcPr>
            <w:tcW w:w="9016" w:type="dxa"/>
          </w:tcPr>
          <w:p w14:paraId="56B53E4F" w14:textId="03585CCD" w:rsidR="00330E48" w:rsidRPr="00D6501A" w:rsidRDefault="00E42628" w:rsidP="00A20FD5">
            <w:pPr>
              <w:spacing w:before="120" w:after="120"/>
              <w:jc w:val="left"/>
              <w:rPr>
                <w:rFonts w:ascii="Open Sans" w:hAnsi="Open Sans" w:cs="Open Sans"/>
                <w:lang w:val="en-SG" w:eastAsia="zh-CN"/>
              </w:rPr>
            </w:pPr>
            <w:r>
              <w:rPr>
                <w:rFonts w:ascii="Open Sans" w:hAnsi="Open Sans" w:cs="Open Sans"/>
                <w:lang w:val="en-SG" w:eastAsia="zh-CN"/>
              </w:rPr>
              <w:t>August</w:t>
            </w:r>
            <w:r w:rsidR="00480958">
              <w:rPr>
                <w:rFonts w:ascii="Open Sans" w:hAnsi="Open Sans" w:cs="Open Sans"/>
                <w:lang w:val="en-SG" w:eastAsia="zh-CN"/>
              </w:rPr>
              <w:t xml:space="preserve"> 2017</w:t>
            </w:r>
          </w:p>
        </w:tc>
      </w:tr>
    </w:tbl>
    <w:p w14:paraId="5FBE1E33" w14:textId="77777777" w:rsidR="00330E48" w:rsidRPr="00330E48" w:rsidRDefault="00330E48" w:rsidP="002C52CC">
      <w:pPr>
        <w:spacing w:after="160" w:line="259" w:lineRule="auto"/>
        <w:jc w:val="left"/>
        <w:rPr>
          <w:rFonts w:ascii="Open Sans" w:hAnsi="Open Sans" w:cs="Open Sans"/>
          <w:b/>
          <w:sz w:val="24"/>
          <w:lang w:eastAsia="zh-CN"/>
        </w:rPr>
      </w:pPr>
    </w:p>
    <w:p w14:paraId="052935F3" w14:textId="76B26B4B" w:rsidR="00BE5B5E" w:rsidRDefault="00141006" w:rsidP="00BE5B5E">
      <w:pPr>
        <w:spacing w:after="160" w:line="259" w:lineRule="auto"/>
        <w:jc w:val="left"/>
        <w:rPr>
          <w:rFonts w:ascii="Open Sans" w:hAnsi="Open Sans" w:cs="Open Sans"/>
          <w:sz w:val="24"/>
          <w:lang w:val="en-SG" w:eastAsia="zh-CN"/>
        </w:rPr>
      </w:pPr>
      <w:r>
        <w:rPr>
          <w:rFonts w:ascii="Open Sans" w:hAnsi="Open Sans" w:cs="Open Sans"/>
          <w:b/>
          <w:sz w:val="24"/>
          <w:lang w:val="en-SG" w:eastAsia="zh-CN"/>
        </w:rPr>
        <w:t>C</w:t>
      </w:r>
      <w:r w:rsidR="00BE5B5E">
        <w:rPr>
          <w:rFonts w:ascii="Open Sans" w:hAnsi="Open Sans" w:cs="Open Sans"/>
          <w:b/>
          <w:sz w:val="24"/>
          <w:lang w:val="en-SG" w:eastAsia="zh-CN"/>
        </w:rPr>
        <w:t xml:space="preserve">. </w:t>
      </w:r>
      <w:r w:rsidR="00B71506">
        <w:rPr>
          <w:rFonts w:ascii="Open Sans" w:hAnsi="Open Sans" w:cs="Open Sans"/>
          <w:b/>
          <w:sz w:val="24"/>
          <w:lang w:val="en-SG" w:eastAsia="zh-CN"/>
        </w:rPr>
        <w:t>Outline</w:t>
      </w:r>
    </w:p>
    <w:tbl>
      <w:tblPr>
        <w:tblStyle w:val="TableGrid"/>
        <w:tblW w:w="0" w:type="auto"/>
        <w:tblLook w:val="04A0" w:firstRow="1" w:lastRow="0" w:firstColumn="1" w:lastColumn="0" w:noHBand="0" w:noVBand="1"/>
      </w:tblPr>
      <w:tblGrid>
        <w:gridCol w:w="9016"/>
      </w:tblGrid>
      <w:tr w:rsidR="00BE5B5E" w14:paraId="54811FD5" w14:textId="77777777" w:rsidTr="00CF6F03">
        <w:tc>
          <w:tcPr>
            <w:tcW w:w="9016" w:type="dxa"/>
          </w:tcPr>
          <w:p w14:paraId="190767F9" w14:textId="77777777" w:rsidR="00BE5B5E" w:rsidRDefault="00BE5B5E" w:rsidP="00CF6F03">
            <w:pPr>
              <w:spacing w:before="120" w:after="120"/>
              <w:contextualSpacing/>
              <w:jc w:val="left"/>
              <w:rPr>
                <w:rFonts w:ascii="Open Sans" w:hAnsi="Open Sans" w:cs="Open Sans"/>
              </w:rPr>
            </w:pPr>
            <w:r w:rsidRPr="00876BA0">
              <w:rPr>
                <w:rFonts w:ascii="Open Sans" w:hAnsi="Open Sans" w:cs="Open Sans"/>
                <w:b/>
              </w:rPr>
              <w:t>Key topic 1</w:t>
            </w:r>
            <w:r>
              <w:rPr>
                <w:rFonts w:ascii="Open Sans" w:hAnsi="Open Sans" w:cs="Open Sans"/>
              </w:rPr>
              <w:t xml:space="preserve"> – </w:t>
            </w:r>
            <w:r w:rsidRPr="00474BDB">
              <w:rPr>
                <w:rFonts w:ascii="Open Sans" w:hAnsi="Open Sans" w:cs="Open Sans"/>
              </w:rPr>
              <w:t>Introduction to Analytics in Retail</w:t>
            </w:r>
          </w:p>
          <w:p w14:paraId="4C2C73E1" w14:textId="77777777" w:rsidR="00BE5B5E" w:rsidRDefault="00BE5B5E" w:rsidP="00CF6F03">
            <w:pPr>
              <w:pStyle w:val="ListParagraph"/>
              <w:numPr>
                <w:ilvl w:val="0"/>
                <w:numId w:val="4"/>
              </w:numPr>
              <w:spacing w:before="120" w:after="120"/>
              <w:jc w:val="left"/>
              <w:rPr>
                <w:rFonts w:ascii="Open Sans" w:hAnsi="Open Sans" w:cs="Open Sans"/>
              </w:rPr>
            </w:pPr>
            <w:r w:rsidRPr="00876BA0">
              <w:rPr>
                <w:rFonts w:ascii="Open Sans" w:hAnsi="Open Sans" w:cs="Open Sans"/>
                <w:b/>
              </w:rPr>
              <w:t>Sub-topic 1</w:t>
            </w:r>
            <w:r>
              <w:rPr>
                <w:rFonts w:ascii="Open Sans" w:hAnsi="Open Sans" w:cs="Open Sans"/>
              </w:rPr>
              <w:t xml:space="preserve"> – </w:t>
            </w:r>
            <w:r w:rsidRPr="004F7BD0">
              <w:rPr>
                <w:rFonts w:ascii="Open Sans" w:hAnsi="Open Sans" w:cs="Open Sans"/>
              </w:rPr>
              <w:t>Retail Ecosystem</w:t>
            </w:r>
          </w:p>
          <w:p w14:paraId="60664FF5" w14:textId="77777777" w:rsidR="00BE5B5E" w:rsidRDefault="00BE5B5E" w:rsidP="00CF6F03">
            <w:pPr>
              <w:pStyle w:val="ListParagraph"/>
              <w:numPr>
                <w:ilvl w:val="1"/>
                <w:numId w:val="4"/>
              </w:numPr>
              <w:spacing w:before="120" w:after="120"/>
              <w:jc w:val="left"/>
              <w:rPr>
                <w:rFonts w:ascii="Open Sans" w:hAnsi="Open Sans" w:cs="Open Sans"/>
              </w:rPr>
            </w:pPr>
            <w:r w:rsidRPr="00876BA0">
              <w:rPr>
                <w:rFonts w:ascii="Open Sans" w:hAnsi="Open Sans" w:cs="Open Sans"/>
                <w:b/>
              </w:rPr>
              <w:t xml:space="preserve">Lesson </w:t>
            </w:r>
            <w:r>
              <w:rPr>
                <w:rFonts w:ascii="Open Sans" w:hAnsi="Open Sans" w:cs="Open Sans"/>
                <w:b/>
              </w:rPr>
              <w:t>1.</w:t>
            </w:r>
            <w:r w:rsidRPr="00876BA0">
              <w:rPr>
                <w:rFonts w:ascii="Open Sans" w:hAnsi="Open Sans" w:cs="Open Sans"/>
                <w:b/>
              </w:rPr>
              <w:t>1</w:t>
            </w:r>
            <w:r>
              <w:rPr>
                <w:rFonts w:ascii="Open Sans" w:hAnsi="Open Sans" w:cs="Open Sans"/>
              </w:rPr>
              <w:t xml:space="preserve"> – Relationships in the retail ecosystem</w:t>
            </w:r>
          </w:p>
          <w:p w14:paraId="065FCBA8" w14:textId="77777777" w:rsidR="00BE5B5E" w:rsidRDefault="00BE5B5E" w:rsidP="00CF6F03">
            <w:pPr>
              <w:pStyle w:val="ListParagraph"/>
              <w:numPr>
                <w:ilvl w:val="0"/>
                <w:numId w:val="4"/>
              </w:numPr>
              <w:spacing w:before="120" w:after="120"/>
              <w:jc w:val="left"/>
              <w:rPr>
                <w:rFonts w:ascii="Open Sans" w:hAnsi="Open Sans" w:cs="Open Sans"/>
              </w:rPr>
            </w:pPr>
            <w:r w:rsidRPr="00876BA0">
              <w:rPr>
                <w:rFonts w:ascii="Open Sans" w:hAnsi="Open Sans" w:cs="Open Sans"/>
                <w:b/>
              </w:rPr>
              <w:t>Sub-topic 2</w:t>
            </w:r>
            <w:r>
              <w:rPr>
                <w:rFonts w:ascii="Open Sans" w:hAnsi="Open Sans" w:cs="Open Sans"/>
              </w:rPr>
              <w:t xml:space="preserve"> – </w:t>
            </w:r>
            <w:r w:rsidRPr="004F7BD0">
              <w:rPr>
                <w:rFonts w:ascii="Open Sans" w:hAnsi="Open Sans" w:cs="Open Sans"/>
              </w:rPr>
              <w:t>Analytics Journey</w:t>
            </w:r>
          </w:p>
          <w:p w14:paraId="24148F2D" w14:textId="77777777" w:rsidR="00BE5B5E" w:rsidRDefault="00BE5B5E" w:rsidP="00CF6F03">
            <w:pPr>
              <w:pStyle w:val="ListParagraph"/>
              <w:numPr>
                <w:ilvl w:val="1"/>
                <w:numId w:val="4"/>
              </w:numPr>
              <w:spacing w:before="120" w:after="120"/>
              <w:jc w:val="left"/>
              <w:rPr>
                <w:rFonts w:ascii="Open Sans" w:hAnsi="Open Sans" w:cs="Open Sans"/>
              </w:rPr>
            </w:pPr>
            <w:r w:rsidRPr="00876BA0">
              <w:rPr>
                <w:rFonts w:ascii="Open Sans" w:hAnsi="Open Sans" w:cs="Open Sans"/>
                <w:b/>
              </w:rPr>
              <w:t xml:space="preserve">Lesson </w:t>
            </w:r>
            <w:r>
              <w:rPr>
                <w:rFonts w:ascii="Open Sans" w:hAnsi="Open Sans" w:cs="Open Sans"/>
                <w:b/>
              </w:rPr>
              <w:t>2.1</w:t>
            </w:r>
            <w:r>
              <w:rPr>
                <w:rFonts w:ascii="Open Sans" w:hAnsi="Open Sans" w:cs="Open Sans"/>
              </w:rPr>
              <w:t xml:space="preserve"> –  Typical Analytics Journey</w:t>
            </w:r>
          </w:p>
          <w:p w14:paraId="43C56C17" w14:textId="77777777" w:rsidR="00BE5B5E" w:rsidRDefault="00BE5B5E" w:rsidP="00CF6F03">
            <w:pPr>
              <w:pStyle w:val="ListParagraph"/>
              <w:numPr>
                <w:ilvl w:val="0"/>
                <w:numId w:val="4"/>
              </w:numPr>
              <w:spacing w:before="120" w:after="120"/>
              <w:jc w:val="left"/>
              <w:rPr>
                <w:rFonts w:ascii="Open Sans" w:hAnsi="Open Sans" w:cs="Open Sans"/>
              </w:rPr>
            </w:pPr>
            <w:r w:rsidRPr="00876BA0">
              <w:rPr>
                <w:rFonts w:ascii="Open Sans" w:hAnsi="Open Sans" w:cs="Open Sans"/>
                <w:b/>
              </w:rPr>
              <w:t xml:space="preserve">Sub-topic </w:t>
            </w:r>
            <w:r>
              <w:rPr>
                <w:rFonts w:ascii="Open Sans" w:hAnsi="Open Sans" w:cs="Open Sans"/>
                <w:b/>
              </w:rPr>
              <w:t>3</w:t>
            </w:r>
            <w:r>
              <w:rPr>
                <w:rFonts w:ascii="Open Sans" w:hAnsi="Open Sans" w:cs="Open Sans"/>
              </w:rPr>
              <w:t xml:space="preserve"> – </w:t>
            </w:r>
            <w:r w:rsidRPr="004F7BD0">
              <w:rPr>
                <w:rFonts w:ascii="Open Sans" w:hAnsi="Open Sans" w:cs="Open Sans"/>
              </w:rPr>
              <w:t>Areas of Analytics</w:t>
            </w:r>
            <w:r>
              <w:rPr>
                <w:rFonts w:ascii="Open Sans" w:hAnsi="Open Sans" w:cs="Open Sans"/>
              </w:rPr>
              <w:t xml:space="preserve"> in Retail</w:t>
            </w:r>
          </w:p>
          <w:p w14:paraId="07D097C9" w14:textId="77777777" w:rsidR="00BE5B5E" w:rsidRDefault="00BE5B5E" w:rsidP="00CF6F03">
            <w:pPr>
              <w:pStyle w:val="ListParagraph"/>
              <w:numPr>
                <w:ilvl w:val="1"/>
                <w:numId w:val="4"/>
              </w:numPr>
              <w:spacing w:before="120" w:after="120"/>
              <w:jc w:val="left"/>
              <w:rPr>
                <w:rFonts w:ascii="Open Sans" w:hAnsi="Open Sans" w:cs="Open Sans"/>
              </w:rPr>
            </w:pPr>
            <w:r>
              <w:rPr>
                <w:rFonts w:ascii="Open Sans" w:hAnsi="Open Sans" w:cs="Open Sans"/>
                <w:b/>
              </w:rPr>
              <w:t>Lesson 3.1</w:t>
            </w:r>
            <w:r>
              <w:rPr>
                <w:rFonts w:ascii="Open Sans" w:hAnsi="Open Sans" w:cs="Open Sans"/>
              </w:rPr>
              <w:t xml:space="preserve"> – </w:t>
            </w:r>
            <w:r w:rsidRPr="001029DE">
              <w:rPr>
                <w:rFonts w:ascii="Open Sans" w:hAnsi="Open Sans" w:cs="Open Sans"/>
              </w:rPr>
              <w:t>5 areas in an analytics journey</w:t>
            </w:r>
          </w:p>
          <w:p w14:paraId="685B9CEF" w14:textId="77777777" w:rsidR="00BE5B5E" w:rsidRDefault="00BE5B5E" w:rsidP="00CF6F03">
            <w:pPr>
              <w:pStyle w:val="ListParagraph"/>
              <w:numPr>
                <w:ilvl w:val="0"/>
                <w:numId w:val="4"/>
              </w:numPr>
              <w:spacing w:before="120" w:after="120"/>
              <w:jc w:val="left"/>
              <w:rPr>
                <w:rFonts w:ascii="Open Sans" w:hAnsi="Open Sans" w:cs="Open Sans"/>
              </w:rPr>
            </w:pPr>
            <w:r>
              <w:rPr>
                <w:rFonts w:ascii="Open Sans" w:hAnsi="Open Sans" w:cs="Open Sans"/>
                <w:b/>
              </w:rPr>
              <w:t>Sub-topic 4</w:t>
            </w:r>
            <w:r>
              <w:rPr>
                <w:rFonts w:ascii="Open Sans" w:hAnsi="Open Sans" w:cs="Open Sans"/>
              </w:rPr>
              <w:t xml:space="preserve"> – </w:t>
            </w:r>
            <w:r w:rsidRPr="004F7BD0">
              <w:rPr>
                <w:rFonts w:ascii="Open Sans" w:hAnsi="Open Sans" w:cs="Open Sans"/>
              </w:rPr>
              <w:t>Industry Standard Data Model</w:t>
            </w:r>
          </w:p>
          <w:p w14:paraId="1DA06F64" w14:textId="77777777" w:rsidR="00BE5B5E" w:rsidRDefault="00BE5B5E" w:rsidP="00CF6F03">
            <w:pPr>
              <w:pStyle w:val="ListParagraph"/>
              <w:numPr>
                <w:ilvl w:val="1"/>
                <w:numId w:val="4"/>
              </w:numPr>
              <w:spacing w:before="120" w:after="120"/>
              <w:jc w:val="left"/>
              <w:rPr>
                <w:rFonts w:ascii="Open Sans" w:hAnsi="Open Sans" w:cs="Open Sans"/>
              </w:rPr>
            </w:pPr>
            <w:r>
              <w:rPr>
                <w:rFonts w:ascii="Open Sans" w:hAnsi="Open Sans" w:cs="Open Sans"/>
                <w:b/>
              </w:rPr>
              <w:t>Lesson 4.1</w:t>
            </w:r>
            <w:r>
              <w:rPr>
                <w:rFonts w:ascii="Open Sans" w:hAnsi="Open Sans" w:cs="Open Sans"/>
              </w:rPr>
              <w:t xml:space="preserve"> – Need for an </w:t>
            </w:r>
            <w:r w:rsidRPr="004F7BD0">
              <w:rPr>
                <w:rFonts w:ascii="Open Sans" w:hAnsi="Open Sans" w:cs="Open Sans"/>
              </w:rPr>
              <w:t>Industry Standard Data Model</w:t>
            </w:r>
          </w:p>
          <w:p w14:paraId="2EDE1EC1" w14:textId="77777777" w:rsidR="00BE5B5E" w:rsidRPr="00E03034" w:rsidRDefault="00BE5B5E" w:rsidP="00CF6F03">
            <w:pPr>
              <w:pStyle w:val="ListParagraph"/>
              <w:numPr>
                <w:ilvl w:val="1"/>
                <w:numId w:val="4"/>
              </w:numPr>
              <w:spacing w:before="120" w:after="120"/>
              <w:jc w:val="left"/>
              <w:rPr>
                <w:rFonts w:ascii="Open Sans" w:hAnsi="Open Sans" w:cs="Open Sans"/>
              </w:rPr>
            </w:pPr>
            <w:r>
              <w:rPr>
                <w:rFonts w:ascii="Open Sans" w:hAnsi="Open Sans" w:cs="Open Sans"/>
                <w:b/>
              </w:rPr>
              <w:t>Lesson 4.2</w:t>
            </w:r>
            <w:r>
              <w:rPr>
                <w:rFonts w:ascii="Open Sans" w:hAnsi="Open Sans" w:cs="Open Sans"/>
              </w:rPr>
              <w:t xml:space="preserve"> –</w:t>
            </w:r>
            <w:r w:rsidRPr="00474BDB">
              <w:rPr>
                <w:rFonts w:ascii="Open Sans" w:hAnsi="Open Sans" w:cs="Open Sans"/>
              </w:rPr>
              <w:t xml:space="preserve"> </w:t>
            </w:r>
            <w:r>
              <w:rPr>
                <w:rFonts w:ascii="Open Sans" w:hAnsi="Open Sans" w:cs="Open Sans"/>
              </w:rPr>
              <w:t>T</w:t>
            </w:r>
            <w:r w:rsidRPr="00474BDB">
              <w:rPr>
                <w:rFonts w:ascii="Open Sans" w:hAnsi="Open Sans" w:cs="Open Sans"/>
              </w:rPr>
              <w:t>he ARTS Data Warehouse Model</w:t>
            </w:r>
          </w:p>
          <w:p w14:paraId="1A4E9A46" w14:textId="77777777" w:rsidR="00BE5B5E" w:rsidRPr="004F7BD0" w:rsidRDefault="00BE5B5E" w:rsidP="00CF6F03">
            <w:pPr>
              <w:spacing w:before="120" w:after="120"/>
              <w:contextualSpacing/>
              <w:jc w:val="left"/>
              <w:rPr>
                <w:rFonts w:ascii="Open Sans" w:hAnsi="Open Sans" w:cs="Open Sans"/>
              </w:rPr>
            </w:pPr>
          </w:p>
        </w:tc>
      </w:tr>
    </w:tbl>
    <w:p w14:paraId="78AF1541" w14:textId="77777777" w:rsidR="00BE5B5E" w:rsidRDefault="00BE5B5E" w:rsidP="00BE5B5E">
      <w:pPr>
        <w:spacing w:after="160" w:line="259" w:lineRule="auto"/>
        <w:jc w:val="left"/>
        <w:rPr>
          <w:rFonts w:ascii="Open Sans" w:hAnsi="Open Sans" w:cs="Open Sans"/>
        </w:rPr>
      </w:pPr>
    </w:p>
    <w:p w14:paraId="35CB13AF" w14:textId="40C9C08A" w:rsidR="00141006" w:rsidRPr="005B1FFC" w:rsidRDefault="00141006" w:rsidP="00141006">
      <w:pPr>
        <w:spacing w:after="160" w:line="259" w:lineRule="auto"/>
        <w:jc w:val="left"/>
        <w:rPr>
          <w:rFonts w:ascii="Open Sans" w:hAnsi="Open Sans" w:cs="Open Sans"/>
          <w:b/>
          <w:sz w:val="24"/>
          <w:lang w:val="en-SG" w:eastAsia="zh-CN"/>
        </w:rPr>
      </w:pPr>
      <w:r>
        <w:rPr>
          <w:rFonts w:ascii="Open Sans" w:hAnsi="Open Sans" w:cs="Open Sans"/>
          <w:b/>
          <w:sz w:val="24"/>
          <w:lang w:val="en-SG" w:eastAsia="zh-CN"/>
        </w:rPr>
        <w:t xml:space="preserve">D. </w:t>
      </w:r>
      <w:r w:rsidRPr="005B1FFC">
        <w:rPr>
          <w:rFonts w:ascii="Open Sans" w:hAnsi="Open Sans" w:cs="Open Sans"/>
          <w:b/>
          <w:sz w:val="24"/>
          <w:lang w:val="en-SG" w:eastAsia="zh-CN"/>
        </w:rPr>
        <w:t>Learning Objectives</w:t>
      </w:r>
    </w:p>
    <w:tbl>
      <w:tblPr>
        <w:tblStyle w:val="TableGrid"/>
        <w:tblW w:w="9067" w:type="dxa"/>
        <w:tblLook w:val="04A0" w:firstRow="1" w:lastRow="0" w:firstColumn="1" w:lastColumn="0" w:noHBand="0" w:noVBand="1"/>
      </w:tblPr>
      <w:tblGrid>
        <w:gridCol w:w="614"/>
        <w:gridCol w:w="3094"/>
        <w:gridCol w:w="3948"/>
        <w:gridCol w:w="1411"/>
      </w:tblGrid>
      <w:tr w:rsidR="00141006" w14:paraId="52F8DA27" w14:textId="77777777" w:rsidTr="00F358B2">
        <w:tc>
          <w:tcPr>
            <w:tcW w:w="572" w:type="dxa"/>
          </w:tcPr>
          <w:p w14:paraId="4ABEE8BB" w14:textId="77777777" w:rsidR="00141006" w:rsidRPr="005B1FFC" w:rsidRDefault="00141006" w:rsidP="00F358B2">
            <w:pPr>
              <w:spacing w:before="120" w:after="120"/>
              <w:contextualSpacing/>
              <w:jc w:val="left"/>
              <w:rPr>
                <w:rFonts w:ascii="Open Sans" w:hAnsi="Open Sans" w:cs="Open Sans"/>
                <w:b/>
              </w:rPr>
            </w:pPr>
            <w:r w:rsidRPr="005B1FFC">
              <w:rPr>
                <w:rFonts w:ascii="Open Sans" w:hAnsi="Open Sans" w:cs="Open Sans"/>
                <w:b/>
              </w:rPr>
              <w:t>S/N</w:t>
            </w:r>
          </w:p>
        </w:tc>
        <w:tc>
          <w:tcPr>
            <w:tcW w:w="3109" w:type="dxa"/>
          </w:tcPr>
          <w:p w14:paraId="18F324B4" w14:textId="77777777" w:rsidR="00141006" w:rsidRPr="005B1FFC" w:rsidRDefault="00141006" w:rsidP="00F358B2">
            <w:pPr>
              <w:spacing w:before="120" w:after="120"/>
              <w:contextualSpacing/>
              <w:jc w:val="left"/>
              <w:rPr>
                <w:rFonts w:ascii="Open Sans" w:hAnsi="Open Sans" w:cs="Open Sans"/>
                <w:b/>
              </w:rPr>
            </w:pPr>
            <w:r w:rsidRPr="00474BDB">
              <w:rPr>
                <w:rFonts w:ascii="Open Sans" w:hAnsi="Open Sans" w:cs="Open Sans"/>
                <w:b/>
              </w:rPr>
              <w:t>Primary Learning Objectives</w:t>
            </w:r>
          </w:p>
        </w:tc>
        <w:tc>
          <w:tcPr>
            <w:tcW w:w="3969" w:type="dxa"/>
          </w:tcPr>
          <w:p w14:paraId="42D3CDE7" w14:textId="77777777" w:rsidR="00141006" w:rsidRPr="005B1FFC" w:rsidRDefault="00141006" w:rsidP="00F358B2">
            <w:pPr>
              <w:spacing w:before="120" w:after="120"/>
              <w:contextualSpacing/>
              <w:jc w:val="left"/>
              <w:rPr>
                <w:rFonts w:ascii="Open Sans" w:hAnsi="Open Sans" w:cs="Open Sans"/>
                <w:b/>
              </w:rPr>
            </w:pPr>
            <w:r w:rsidRPr="00474BDB">
              <w:rPr>
                <w:rFonts w:ascii="Open Sans" w:hAnsi="Open Sans" w:cs="Open Sans"/>
                <w:b/>
              </w:rPr>
              <w:t>Enabling Learning Objectives</w:t>
            </w:r>
          </w:p>
        </w:tc>
        <w:tc>
          <w:tcPr>
            <w:tcW w:w="1417" w:type="dxa"/>
          </w:tcPr>
          <w:p w14:paraId="528EFFD1" w14:textId="77777777" w:rsidR="00141006" w:rsidRPr="005B1FFC" w:rsidRDefault="00141006" w:rsidP="00F358B2">
            <w:pPr>
              <w:spacing w:before="120" w:after="120"/>
              <w:contextualSpacing/>
              <w:jc w:val="left"/>
              <w:rPr>
                <w:rFonts w:ascii="Open Sans" w:hAnsi="Open Sans" w:cs="Open Sans"/>
                <w:b/>
              </w:rPr>
            </w:pPr>
            <w:r>
              <w:rPr>
                <w:rFonts w:ascii="Open Sans" w:hAnsi="Open Sans" w:cs="Open Sans"/>
                <w:b/>
              </w:rPr>
              <w:t>Sub-topic #</w:t>
            </w:r>
          </w:p>
        </w:tc>
      </w:tr>
      <w:tr w:rsidR="00141006" w14:paraId="2F7B0A3D" w14:textId="77777777" w:rsidTr="00F358B2">
        <w:tc>
          <w:tcPr>
            <w:tcW w:w="572" w:type="dxa"/>
          </w:tcPr>
          <w:p w14:paraId="2FD5F338" w14:textId="77777777" w:rsidR="00141006" w:rsidRPr="005B1FFC" w:rsidRDefault="00141006" w:rsidP="00F358B2">
            <w:pPr>
              <w:pStyle w:val="ListParagraph"/>
              <w:numPr>
                <w:ilvl w:val="0"/>
                <w:numId w:val="16"/>
              </w:numPr>
              <w:spacing w:before="120" w:after="120"/>
              <w:jc w:val="left"/>
              <w:rPr>
                <w:rFonts w:ascii="Open Sans" w:hAnsi="Open Sans" w:cs="Open Sans"/>
              </w:rPr>
            </w:pPr>
          </w:p>
        </w:tc>
        <w:tc>
          <w:tcPr>
            <w:tcW w:w="3109" w:type="dxa"/>
            <w:vMerge w:val="restart"/>
          </w:tcPr>
          <w:p w14:paraId="3DE07825" w14:textId="77777777" w:rsidR="00141006" w:rsidRDefault="00141006" w:rsidP="00F358B2">
            <w:pPr>
              <w:spacing w:before="120" w:after="120"/>
              <w:contextualSpacing/>
              <w:jc w:val="left"/>
              <w:rPr>
                <w:rFonts w:ascii="Open Sans" w:hAnsi="Open Sans" w:cs="Open Sans"/>
              </w:rPr>
            </w:pPr>
            <w:r w:rsidRPr="00C72859">
              <w:rPr>
                <w:rFonts w:ascii="Open Sans" w:hAnsi="Open Sans" w:cs="Open Sans"/>
              </w:rPr>
              <w:t>Determine the KPIs or areas of analytics to look at, given certain goals in retail</w:t>
            </w:r>
          </w:p>
        </w:tc>
        <w:tc>
          <w:tcPr>
            <w:tcW w:w="3969" w:type="dxa"/>
          </w:tcPr>
          <w:p w14:paraId="676E043F" w14:textId="77777777" w:rsidR="00141006" w:rsidRDefault="00141006" w:rsidP="00F358B2">
            <w:pPr>
              <w:spacing w:before="120" w:after="120"/>
              <w:contextualSpacing/>
              <w:jc w:val="left"/>
              <w:rPr>
                <w:rFonts w:ascii="Open Sans" w:hAnsi="Open Sans" w:cs="Open Sans"/>
              </w:rPr>
            </w:pPr>
            <w:r w:rsidRPr="00474BDB">
              <w:rPr>
                <w:rFonts w:ascii="Open Sans" w:hAnsi="Open Sans" w:cs="Open Sans"/>
              </w:rPr>
              <w:t xml:space="preserve">Explain a typical analytics journey with the </w:t>
            </w:r>
            <w:r>
              <w:rPr>
                <w:rFonts w:ascii="Open Sans" w:hAnsi="Open Sans" w:cs="Open Sans"/>
              </w:rPr>
              <w:t>help of a management dashboard</w:t>
            </w:r>
          </w:p>
        </w:tc>
        <w:tc>
          <w:tcPr>
            <w:tcW w:w="1417" w:type="dxa"/>
          </w:tcPr>
          <w:p w14:paraId="02A5D8CE" w14:textId="77777777" w:rsidR="00141006" w:rsidRDefault="00141006" w:rsidP="00F358B2">
            <w:pPr>
              <w:spacing w:before="120" w:after="120"/>
              <w:contextualSpacing/>
              <w:jc w:val="left"/>
              <w:rPr>
                <w:rFonts w:ascii="Open Sans" w:hAnsi="Open Sans" w:cs="Open Sans"/>
              </w:rPr>
            </w:pPr>
            <w:r>
              <w:rPr>
                <w:rFonts w:ascii="Open Sans" w:hAnsi="Open Sans" w:cs="Open Sans"/>
              </w:rPr>
              <w:t>1, 2</w:t>
            </w:r>
          </w:p>
        </w:tc>
      </w:tr>
      <w:tr w:rsidR="00141006" w14:paraId="2C552C69" w14:textId="77777777" w:rsidTr="00F358B2">
        <w:tc>
          <w:tcPr>
            <w:tcW w:w="572" w:type="dxa"/>
          </w:tcPr>
          <w:p w14:paraId="1E4490DE" w14:textId="77777777" w:rsidR="00141006" w:rsidRDefault="00141006" w:rsidP="00F358B2">
            <w:pPr>
              <w:pStyle w:val="ListParagraph"/>
              <w:numPr>
                <w:ilvl w:val="0"/>
                <w:numId w:val="16"/>
              </w:numPr>
              <w:spacing w:before="120" w:after="120"/>
              <w:jc w:val="left"/>
              <w:rPr>
                <w:rFonts w:ascii="Open Sans" w:hAnsi="Open Sans" w:cs="Open Sans"/>
              </w:rPr>
            </w:pPr>
          </w:p>
        </w:tc>
        <w:tc>
          <w:tcPr>
            <w:tcW w:w="3109" w:type="dxa"/>
            <w:vMerge/>
          </w:tcPr>
          <w:p w14:paraId="477662CC" w14:textId="77777777" w:rsidR="00141006" w:rsidRDefault="00141006" w:rsidP="00F358B2">
            <w:pPr>
              <w:spacing w:before="120" w:after="120"/>
              <w:contextualSpacing/>
              <w:jc w:val="left"/>
              <w:rPr>
                <w:rFonts w:ascii="Open Sans" w:hAnsi="Open Sans" w:cs="Open Sans"/>
              </w:rPr>
            </w:pPr>
          </w:p>
        </w:tc>
        <w:tc>
          <w:tcPr>
            <w:tcW w:w="3969" w:type="dxa"/>
          </w:tcPr>
          <w:p w14:paraId="23B91742" w14:textId="77777777" w:rsidR="00141006" w:rsidRDefault="00141006" w:rsidP="00F358B2">
            <w:pPr>
              <w:spacing w:before="120" w:after="120"/>
              <w:contextualSpacing/>
              <w:jc w:val="left"/>
              <w:rPr>
                <w:rFonts w:ascii="Open Sans" w:hAnsi="Open Sans" w:cs="Open Sans"/>
              </w:rPr>
            </w:pPr>
            <w:r w:rsidRPr="00474BDB">
              <w:rPr>
                <w:rFonts w:ascii="Open Sans" w:hAnsi="Open Sans" w:cs="Open Sans"/>
              </w:rPr>
              <w:t>Describe some areas of analytics that are normall</w:t>
            </w:r>
            <w:r>
              <w:rPr>
                <w:rFonts w:ascii="Open Sans" w:hAnsi="Open Sans" w:cs="Open Sans"/>
              </w:rPr>
              <w:t>y done in a retail environment</w:t>
            </w:r>
          </w:p>
        </w:tc>
        <w:tc>
          <w:tcPr>
            <w:tcW w:w="1417" w:type="dxa"/>
          </w:tcPr>
          <w:p w14:paraId="0EBE0F14" w14:textId="77777777" w:rsidR="00141006" w:rsidRDefault="00141006" w:rsidP="00F358B2">
            <w:pPr>
              <w:spacing w:before="120" w:after="120"/>
              <w:contextualSpacing/>
              <w:jc w:val="left"/>
              <w:rPr>
                <w:rFonts w:ascii="Open Sans" w:hAnsi="Open Sans" w:cs="Open Sans"/>
              </w:rPr>
            </w:pPr>
            <w:r>
              <w:rPr>
                <w:rFonts w:ascii="Open Sans" w:hAnsi="Open Sans" w:cs="Open Sans"/>
              </w:rPr>
              <w:t>3</w:t>
            </w:r>
          </w:p>
        </w:tc>
      </w:tr>
      <w:tr w:rsidR="00141006" w14:paraId="0098B095" w14:textId="77777777" w:rsidTr="00F358B2">
        <w:tc>
          <w:tcPr>
            <w:tcW w:w="572" w:type="dxa"/>
          </w:tcPr>
          <w:p w14:paraId="5A95902F" w14:textId="77777777" w:rsidR="00141006" w:rsidRDefault="00141006" w:rsidP="00F358B2">
            <w:pPr>
              <w:pStyle w:val="ListParagraph"/>
              <w:numPr>
                <w:ilvl w:val="0"/>
                <w:numId w:val="16"/>
              </w:numPr>
              <w:spacing w:before="120" w:after="120"/>
              <w:jc w:val="left"/>
              <w:rPr>
                <w:rFonts w:ascii="Open Sans" w:hAnsi="Open Sans" w:cs="Open Sans"/>
              </w:rPr>
            </w:pPr>
          </w:p>
        </w:tc>
        <w:tc>
          <w:tcPr>
            <w:tcW w:w="3109" w:type="dxa"/>
            <w:vMerge/>
          </w:tcPr>
          <w:p w14:paraId="36C94553" w14:textId="77777777" w:rsidR="00141006" w:rsidRDefault="00141006" w:rsidP="00F358B2">
            <w:pPr>
              <w:spacing w:before="120" w:after="120"/>
              <w:contextualSpacing/>
              <w:jc w:val="left"/>
              <w:rPr>
                <w:rFonts w:ascii="Open Sans" w:hAnsi="Open Sans" w:cs="Open Sans"/>
              </w:rPr>
            </w:pPr>
          </w:p>
        </w:tc>
        <w:tc>
          <w:tcPr>
            <w:tcW w:w="3969" w:type="dxa"/>
          </w:tcPr>
          <w:p w14:paraId="62754A5B" w14:textId="77777777" w:rsidR="00141006" w:rsidRDefault="00141006" w:rsidP="00F358B2">
            <w:pPr>
              <w:spacing w:before="120" w:after="120"/>
              <w:contextualSpacing/>
              <w:jc w:val="left"/>
              <w:rPr>
                <w:rFonts w:ascii="Open Sans" w:hAnsi="Open Sans" w:cs="Open Sans"/>
              </w:rPr>
            </w:pPr>
            <w:r w:rsidRPr="00474BDB">
              <w:rPr>
                <w:rFonts w:ascii="Open Sans" w:hAnsi="Open Sans" w:cs="Open Sans"/>
              </w:rPr>
              <w:t>Identify an Industry Standard Data Model that retailers can use to c</w:t>
            </w:r>
            <w:r>
              <w:rPr>
                <w:rFonts w:ascii="Open Sans" w:hAnsi="Open Sans" w:cs="Open Sans"/>
              </w:rPr>
              <w:t>reate their own data warehouses</w:t>
            </w:r>
          </w:p>
        </w:tc>
        <w:tc>
          <w:tcPr>
            <w:tcW w:w="1417" w:type="dxa"/>
          </w:tcPr>
          <w:p w14:paraId="48B270A8" w14:textId="77777777" w:rsidR="00141006" w:rsidRDefault="00141006" w:rsidP="00F358B2">
            <w:pPr>
              <w:spacing w:before="120" w:after="120"/>
              <w:contextualSpacing/>
              <w:jc w:val="left"/>
              <w:rPr>
                <w:rFonts w:ascii="Open Sans" w:hAnsi="Open Sans" w:cs="Open Sans"/>
              </w:rPr>
            </w:pPr>
            <w:r>
              <w:rPr>
                <w:rFonts w:ascii="Open Sans" w:hAnsi="Open Sans" w:cs="Open Sans"/>
              </w:rPr>
              <w:t>4</w:t>
            </w:r>
          </w:p>
        </w:tc>
      </w:tr>
    </w:tbl>
    <w:p w14:paraId="7CBAE58B" w14:textId="77777777" w:rsidR="00141006" w:rsidRPr="00BE5B5E" w:rsidRDefault="00141006" w:rsidP="00141006">
      <w:pPr>
        <w:spacing w:after="160" w:line="259" w:lineRule="auto"/>
        <w:jc w:val="left"/>
        <w:rPr>
          <w:rFonts w:ascii="Open Sans" w:hAnsi="Open Sans" w:cs="Open Sans"/>
          <w:b/>
          <w:sz w:val="24"/>
          <w:lang w:val="en-SG" w:eastAsia="zh-CN"/>
        </w:rPr>
      </w:pPr>
    </w:p>
    <w:p w14:paraId="45466E41" w14:textId="77777777" w:rsidR="005E2E49" w:rsidRDefault="005E2E49">
      <w:pPr>
        <w:spacing w:after="160" w:line="259" w:lineRule="auto"/>
        <w:jc w:val="left"/>
        <w:rPr>
          <w:rFonts w:ascii="Open Sans" w:hAnsi="Open Sans" w:cs="Open Sans"/>
          <w:b/>
          <w:sz w:val="24"/>
          <w:lang w:val="en-SG" w:eastAsia="zh-CN"/>
        </w:rPr>
      </w:pPr>
      <w:r>
        <w:rPr>
          <w:rFonts w:ascii="Open Sans" w:hAnsi="Open Sans" w:cs="Open Sans"/>
          <w:b/>
          <w:sz w:val="24"/>
          <w:lang w:val="en-SG" w:eastAsia="zh-CN"/>
        </w:rPr>
        <w:br w:type="page"/>
      </w:r>
    </w:p>
    <w:p w14:paraId="0F345FF2" w14:textId="1FBB3C24" w:rsidR="0024151F" w:rsidRPr="008E1308" w:rsidRDefault="0019641A" w:rsidP="008E1308">
      <w:pPr>
        <w:spacing w:after="120"/>
        <w:contextualSpacing/>
        <w:rPr>
          <w:rFonts w:ascii="Open Sans" w:hAnsi="Open Sans" w:cs="Open Sans"/>
          <w:b/>
          <w:sz w:val="24"/>
          <w:lang w:val="en-SG" w:eastAsia="zh-CN"/>
        </w:rPr>
      </w:pPr>
      <w:r>
        <w:rPr>
          <w:rFonts w:ascii="Open Sans" w:hAnsi="Open Sans" w:cs="Open Sans"/>
          <w:b/>
          <w:sz w:val="24"/>
          <w:lang w:val="en-SG" w:eastAsia="zh-CN"/>
        </w:rPr>
        <w:lastRenderedPageBreak/>
        <w:t>D. Design Template</w:t>
      </w:r>
    </w:p>
    <w:p w14:paraId="6751797D" w14:textId="77777777" w:rsidR="00ED39F0" w:rsidRPr="0024151F" w:rsidRDefault="00ED39F0" w:rsidP="0024151F">
      <w:pPr>
        <w:rPr>
          <w:rFonts w:ascii="Open Sans" w:hAnsi="Open Sans" w:cs="Open Sans"/>
        </w:rPr>
      </w:pPr>
    </w:p>
    <w:p w14:paraId="357882B4" w14:textId="77777777" w:rsidR="00C35A2F" w:rsidRPr="00477766" w:rsidRDefault="00C35A2F">
      <w:pPr>
        <w:rPr>
          <w:rFonts w:ascii="Open Sans" w:hAnsi="Open Sans" w:cs="Open Sans"/>
          <w:b/>
          <w:sz w:val="24"/>
          <w:lang w:eastAsia="zh-C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010"/>
      </w:tblGrid>
      <w:tr w:rsidR="00C35A2F" w:rsidRPr="00096806" w14:paraId="510D5DE9" w14:textId="77777777" w:rsidTr="00C81C82">
        <w:trPr>
          <w:trHeight w:val="375"/>
          <w:jc w:val="center"/>
        </w:trPr>
        <w:tc>
          <w:tcPr>
            <w:tcW w:w="0" w:type="auto"/>
            <w:tcBorders>
              <w:top w:val="single" w:sz="6" w:space="0" w:color="000000"/>
              <w:left w:val="single" w:sz="6" w:space="0" w:color="000000"/>
              <w:bottom w:val="single" w:sz="6" w:space="0" w:color="000000"/>
              <w:right w:val="single" w:sz="6" w:space="0" w:color="000000"/>
            </w:tcBorders>
            <w:shd w:val="clear" w:color="auto" w:fill="DEEBF6"/>
            <w:tcMar>
              <w:top w:w="0" w:type="dxa"/>
              <w:left w:w="120" w:type="dxa"/>
              <w:bottom w:w="0" w:type="dxa"/>
              <w:right w:w="120" w:type="dxa"/>
            </w:tcMar>
            <w:hideMark/>
          </w:tcPr>
          <w:p w14:paraId="6B3AFD1E" w14:textId="66383C82" w:rsidR="00C35A2F" w:rsidRPr="00096806" w:rsidRDefault="00BE12B5" w:rsidP="00DD4CC1">
            <w:pPr>
              <w:pStyle w:val="NormalWeb"/>
              <w:spacing w:before="120" w:beforeAutospacing="0" w:after="120" w:afterAutospacing="0"/>
              <w:ind w:left="7"/>
              <w:contextualSpacing/>
              <w:jc w:val="center"/>
              <w:rPr>
                <w:rFonts w:ascii="Open Sans" w:hAnsi="Open Sans" w:cs="Open Sans"/>
              </w:rPr>
            </w:pPr>
            <w:r w:rsidRPr="00703340">
              <w:rPr>
                <w:rFonts w:ascii="Open Sans" w:hAnsi="Open Sans" w:cs="Open Sans"/>
                <w:b/>
                <w:color w:val="000000"/>
                <w:sz w:val="22"/>
              </w:rPr>
              <w:t xml:space="preserve">A. </w:t>
            </w:r>
            <w:r w:rsidR="00C35A2F" w:rsidRPr="00703340">
              <w:rPr>
                <w:rFonts w:ascii="Open Sans" w:hAnsi="Open Sans" w:cs="Open Sans"/>
                <w:b/>
                <w:color w:val="000000"/>
                <w:sz w:val="22"/>
              </w:rPr>
              <w:t>Course</w:t>
            </w:r>
            <w:del w:id="0" w:author="CHANG Yih Wen" w:date="2016-12-27T09:47:00Z">
              <w:r w:rsidR="00C35A2F" w:rsidRPr="00703340" w:rsidDel="00DD4CC1">
                <w:rPr>
                  <w:rFonts w:ascii="Open Sans" w:hAnsi="Open Sans" w:cs="Open Sans"/>
                  <w:b/>
                  <w:color w:val="000000"/>
                  <w:sz w:val="22"/>
                </w:rPr>
                <w:delText>ware</w:delText>
              </w:r>
            </w:del>
            <w:bookmarkStart w:id="1" w:name="_GoBack"/>
            <w:bookmarkEnd w:id="1"/>
            <w:r w:rsidR="00C35A2F" w:rsidRPr="00703340">
              <w:rPr>
                <w:rFonts w:ascii="Open Sans" w:hAnsi="Open Sans" w:cs="Open Sans"/>
                <w:b/>
                <w:color w:val="000000"/>
                <w:sz w:val="22"/>
              </w:rPr>
              <w:t xml:space="preserve"> Introduction</w:t>
            </w:r>
          </w:p>
        </w:tc>
      </w:tr>
      <w:tr w:rsidR="00C35A2F" w:rsidRPr="00096806" w14:paraId="70DE6E1B" w14:textId="77777777" w:rsidTr="00C81C82">
        <w:trPr>
          <w:trHeight w:val="405"/>
          <w:jc w:val="center"/>
        </w:trPr>
        <w:tc>
          <w:tcPr>
            <w:tcW w:w="90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8D890C9" w14:textId="03815EA7" w:rsidR="00C35A2F" w:rsidRDefault="00B74F95" w:rsidP="009B2B82">
            <w:pPr>
              <w:pStyle w:val="NormalWeb"/>
              <w:spacing w:before="120" w:beforeAutospacing="0" w:after="120" w:afterAutospacing="0"/>
              <w:contextualSpacing/>
              <w:rPr>
                <w:rFonts w:ascii="Open Sans" w:hAnsi="Open Sans" w:cs="Open Sans"/>
                <w:color w:val="000000"/>
              </w:rPr>
            </w:pPr>
            <w:r w:rsidRPr="00B74F95">
              <w:rPr>
                <w:rFonts w:ascii="Open Sans" w:hAnsi="Open Sans" w:cs="Open Sans"/>
                <w:color w:val="000000"/>
              </w:rPr>
              <w:t xml:space="preserve">Welcome to this </w:t>
            </w:r>
            <w:r>
              <w:rPr>
                <w:rFonts w:ascii="Open Sans" w:hAnsi="Open Sans" w:cs="Open Sans"/>
                <w:color w:val="000000"/>
              </w:rPr>
              <w:t>courseware</w:t>
            </w:r>
            <w:r w:rsidRPr="00B74F95">
              <w:rPr>
                <w:rFonts w:ascii="Open Sans" w:hAnsi="Open Sans" w:cs="Open Sans"/>
                <w:color w:val="000000"/>
              </w:rPr>
              <w:t xml:space="preserve"> on the Intr</w:t>
            </w:r>
            <w:r w:rsidR="00BC4996">
              <w:rPr>
                <w:rFonts w:ascii="Open Sans" w:hAnsi="Open Sans" w:cs="Open Sans"/>
                <w:color w:val="000000"/>
              </w:rPr>
              <w:t>oduction to Analytics in Retail.</w:t>
            </w:r>
          </w:p>
          <w:p w14:paraId="77371A06" w14:textId="605FB15C" w:rsidR="00D16087" w:rsidRDefault="00D16087" w:rsidP="009B2B82">
            <w:pPr>
              <w:pStyle w:val="NormalWeb"/>
              <w:spacing w:before="120" w:beforeAutospacing="0" w:after="120" w:afterAutospacing="0"/>
              <w:contextualSpacing/>
              <w:rPr>
                <w:rFonts w:ascii="Open Sans" w:hAnsi="Open Sans" w:cs="Open Sans"/>
                <w:color w:val="000000"/>
              </w:rPr>
            </w:pPr>
          </w:p>
          <w:p w14:paraId="0703227E" w14:textId="77777777" w:rsidR="005D479E" w:rsidRDefault="005D479E" w:rsidP="005D479E">
            <w:pPr>
              <w:rPr>
                <w:rFonts w:ascii="Open Sans" w:hAnsi="Open Sans" w:cs="Open Sans"/>
                <w:b/>
                <w:sz w:val="22"/>
              </w:rPr>
            </w:pPr>
            <w:r w:rsidRPr="00742D46">
              <w:rPr>
                <w:rFonts w:ascii="Open Sans" w:hAnsi="Open Sans" w:cs="Open Sans"/>
                <w:b/>
                <w:sz w:val="22"/>
              </w:rPr>
              <w:t xml:space="preserve">Imagine you are a retail store manager. </w:t>
            </w:r>
            <w:r>
              <w:rPr>
                <w:rFonts w:ascii="Open Sans" w:hAnsi="Open Sans" w:cs="Open Sans"/>
                <w:b/>
                <w:sz w:val="22"/>
              </w:rPr>
              <w:t xml:space="preserve"> </w:t>
            </w:r>
          </w:p>
          <w:p w14:paraId="643CD6D3" w14:textId="1443C5AC" w:rsidR="005D479E" w:rsidRPr="005D479E" w:rsidRDefault="005D479E" w:rsidP="005D479E">
            <w:pPr>
              <w:pStyle w:val="NormalWeb"/>
              <w:spacing w:before="120" w:beforeAutospacing="0" w:after="120" w:afterAutospacing="0"/>
              <w:contextualSpacing/>
              <w:rPr>
                <w:rFonts w:ascii="Open Sans" w:hAnsi="Open Sans" w:cs="Open Sans"/>
                <w:color w:val="000000"/>
              </w:rPr>
            </w:pPr>
            <w:r w:rsidRPr="005D479E">
              <w:rPr>
                <w:rFonts w:ascii="Open Sans" w:hAnsi="Open Sans" w:cs="Open Sans"/>
                <w:color w:val="000000"/>
              </w:rPr>
              <w:t>How would you proceed if you want to start analytics for your retail business?</w:t>
            </w:r>
          </w:p>
          <w:p w14:paraId="52240E88" w14:textId="77777777" w:rsidR="005D479E" w:rsidRDefault="005D479E" w:rsidP="009B2B82">
            <w:pPr>
              <w:pStyle w:val="NormalWeb"/>
              <w:spacing w:before="120" w:beforeAutospacing="0" w:after="120" w:afterAutospacing="0"/>
              <w:contextualSpacing/>
              <w:rPr>
                <w:rFonts w:ascii="Open Sans" w:hAnsi="Open Sans" w:cs="Open Sans"/>
                <w:color w:val="000000"/>
              </w:rPr>
            </w:pPr>
          </w:p>
          <w:p w14:paraId="17EE626D" w14:textId="5EFE2D3C" w:rsidR="00742D46" w:rsidRDefault="007A2B9F" w:rsidP="009B2B82">
            <w:pPr>
              <w:pStyle w:val="NormalWeb"/>
              <w:spacing w:before="120" w:beforeAutospacing="0" w:after="120" w:afterAutospacing="0"/>
              <w:contextualSpacing/>
              <w:rPr>
                <w:rFonts w:ascii="Open Sans" w:hAnsi="Open Sans" w:cs="Open Sans"/>
                <w:color w:val="000000"/>
              </w:rPr>
            </w:pPr>
            <w:r>
              <w:rPr>
                <w:noProof/>
                <w:lang w:val="en-SG" w:eastAsia="zh-CN"/>
              </w:rPr>
              <w:drawing>
                <wp:inline distT="0" distB="0" distL="0" distR="0" wp14:anchorId="0ED2695F" wp14:editId="581A2D30">
                  <wp:extent cx="5572125" cy="2562225"/>
                  <wp:effectExtent l="0" t="0" r="9525" b="9525"/>
                  <wp:docPr id="31" name="Picture 31" descr="Business, Buy, Cds, Man, Market, Music,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siness, Buy, Cds, Man, Market, Music, People"/>
                          <pic:cNvPicPr>
                            <a:picLocks noChangeAspect="1" noChangeArrowheads="1"/>
                          </pic:cNvPicPr>
                        </pic:nvPicPr>
                        <pic:blipFill rotWithShape="1">
                          <a:blip r:embed="rId6">
                            <a:extLst>
                              <a:ext uri="{28A0092B-C50C-407E-A947-70E740481C1C}">
                                <a14:useLocalDpi xmlns:a14="http://schemas.microsoft.com/office/drawing/2010/main" val="0"/>
                              </a:ext>
                            </a:extLst>
                          </a:blip>
                          <a:srcRect t="2820" b="28205"/>
                          <a:stretch/>
                        </pic:blipFill>
                        <pic:spPr bwMode="auto">
                          <a:xfrm>
                            <a:off x="0" y="0"/>
                            <a:ext cx="5572125" cy="2562225"/>
                          </a:xfrm>
                          <a:prstGeom prst="rect">
                            <a:avLst/>
                          </a:prstGeom>
                          <a:noFill/>
                          <a:ln>
                            <a:noFill/>
                          </a:ln>
                          <a:extLst>
                            <a:ext uri="{53640926-AAD7-44D8-BBD7-CCE9431645EC}">
                              <a14:shadowObscured xmlns:a14="http://schemas.microsoft.com/office/drawing/2010/main"/>
                            </a:ext>
                          </a:extLst>
                        </pic:spPr>
                      </pic:pic>
                    </a:graphicData>
                  </a:graphic>
                </wp:inline>
              </w:drawing>
            </w:r>
            <w:r w:rsidR="00742D46">
              <w:rPr>
                <w:rStyle w:val="CommentReference"/>
                <w:rFonts w:cs="Times New Roman"/>
              </w:rPr>
              <w:commentReference w:id="2"/>
            </w:r>
          </w:p>
          <w:p w14:paraId="2F42A805" w14:textId="77777777" w:rsidR="002B1876" w:rsidRDefault="002B1876" w:rsidP="009B2B82">
            <w:pPr>
              <w:pStyle w:val="NormalWeb"/>
              <w:spacing w:before="120" w:beforeAutospacing="0" w:after="120" w:afterAutospacing="0"/>
              <w:contextualSpacing/>
              <w:rPr>
                <w:rFonts w:ascii="Open Sans" w:hAnsi="Open Sans" w:cs="Open Sans"/>
                <w:color w:val="000000"/>
              </w:rPr>
            </w:pPr>
          </w:p>
          <w:tbl>
            <w:tblPr>
              <w:tblStyle w:val="TableGrid"/>
              <w:tblpPr w:leftFromText="180" w:rightFromText="180" w:vertAnchor="text" w:horzAnchor="margin" w:tblpY="-149"/>
              <w:tblOverlap w:val="never"/>
              <w:tblW w:w="0" w:type="auto"/>
              <w:tblLook w:val="04A0" w:firstRow="1" w:lastRow="0" w:firstColumn="1" w:lastColumn="0" w:noHBand="0" w:noVBand="1"/>
            </w:tblPr>
            <w:tblGrid>
              <w:gridCol w:w="8760"/>
            </w:tblGrid>
            <w:tr w:rsidR="002B1876" w14:paraId="45D61819" w14:textId="77777777" w:rsidTr="002B1876">
              <w:tc>
                <w:tcPr>
                  <w:tcW w:w="8760" w:type="dxa"/>
                  <w:shd w:val="clear" w:color="auto" w:fill="FFF2CC" w:themeFill="accent4" w:themeFillTint="33"/>
                </w:tcPr>
                <w:p w14:paraId="2B34990A" w14:textId="0435B2C1" w:rsidR="002B1876" w:rsidRPr="00E924C2" w:rsidRDefault="00E924C2" w:rsidP="009B2B82">
                  <w:pPr>
                    <w:pStyle w:val="NormalWeb"/>
                    <w:spacing w:before="120" w:beforeAutospacing="0" w:after="120" w:afterAutospacing="0"/>
                    <w:contextualSpacing/>
                    <w:rPr>
                      <w:rFonts w:ascii="Open Sans" w:hAnsi="Open Sans" w:cs="Open Sans"/>
                      <w:b/>
                      <w:color w:val="000000"/>
                      <w:sz w:val="22"/>
                    </w:rPr>
                  </w:pPr>
                  <w:r w:rsidRPr="00E924C2">
                    <w:rPr>
                      <w:rFonts w:ascii="Open Sans" w:hAnsi="Open Sans" w:cs="Open Sans"/>
                      <w:b/>
                      <w:color w:val="000000"/>
                      <w:sz w:val="22"/>
                    </w:rPr>
                    <w:t>Possible questions</w:t>
                  </w:r>
                  <w:r w:rsidR="00254354">
                    <w:rPr>
                      <w:rFonts w:ascii="Open Sans" w:hAnsi="Open Sans" w:cs="Open Sans"/>
                      <w:b/>
                      <w:color w:val="000000"/>
                      <w:sz w:val="22"/>
                    </w:rPr>
                    <w:t xml:space="preserve"> to consider</w:t>
                  </w:r>
                </w:p>
                <w:p w14:paraId="1BDFEA94" w14:textId="77777777" w:rsidR="00742D46" w:rsidRDefault="00742D46" w:rsidP="009B2B82">
                  <w:pPr>
                    <w:pStyle w:val="NormalWeb"/>
                    <w:spacing w:before="120" w:beforeAutospacing="0" w:after="120" w:afterAutospacing="0"/>
                    <w:contextualSpacing/>
                    <w:rPr>
                      <w:rFonts w:ascii="Open Sans" w:hAnsi="Open Sans" w:cs="Open Sans"/>
                      <w:color w:val="000000"/>
                    </w:rPr>
                  </w:pPr>
                </w:p>
                <w:p w14:paraId="7836F05A" w14:textId="77777777" w:rsidR="002B1876" w:rsidRPr="0027394F" w:rsidRDefault="002B1876" w:rsidP="009B2B82">
                  <w:pPr>
                    <w:pStyle w:val="NormalWeb"/>
                    <w:numPr>
                      <w:ilvl w:val="0"/>
                      <w:numId w:val="35"/>
                    </w:numPr>
                    <w:spacing w:before="120" w:beforeAutospacing="0" w:after="120" w:afterAutospacing="0"/>
                    <w:ind w:left="360"/>
                    <w:contextualSpacing/>
                    <w:rPr>
                      <w:rFonts w:ascii="Open Sans" w:hAnsi="Open Sans" w:cs="Open Sans"/>
                      <w:b/>
                      <w:color w:val="000000"/>
                    </w:rPr>
                  </w:pPr>
                  <w:r w:rsidRPr="0027394F">
                    <w:rPr>
                      <w:rFonts w:ascii="Open Sans" w:hAnsi="Open Sans" w:cs="Open Sans"/>
                      <w:b/>
                      <w:color w:val="000000"/>
                    </w:rPr>
                    <w:t>Retail Ecosystem</w:t>
                  </w:r>
                </w:p>
                <w:p w14:paraId="6EAF9C90" w14:textId="3D561DA3" w:rsidR="002B1876" w:rsidRDefault="002B1876" w:rsidP="009B2B82">
                  <w:pPr>
                    <w:pStyle w:val="NormalWeb"/>
                    <w:numPr>
                      <w:ilvl w:val="1"/>
                      <w:numId w:val="35"/>
                    </w:numPr>
                    <w:spacing w:before="120" w:beforeAutospacing="0" w:after="120" w:afterAutospacing="0"/>
                    <w:ind w:left="1080"/>
                    <w:contextualSpacing/>
                    <w:rPr>
                      <w:rFonts w:ascii="Open Sans" w:hAnsi="Open Sans" w:cs="Open Sans"/>
                      <w:color w:val="000000"/>
                    </w:rPr>
                  </w:pPr>
                  <w:r w:rsidRPr="006F3822">
                    <w:rPr>
                      <w:rFonts w:ascii="Open Sans" w:hAnsi="Open Sans" w:cs="Open Sans"/>
                      <w:color w:val="000000"/>
                    </w:rPr>
                    <w:t>How does retailing work? Who are involved? What are the processes?</w:t>
                  </w:r>
                </w:p>
                <w:p w14:paraId="2BBBC484" w14:textId="77777777" w:rsidR="00E924C2" w:rsidRPr="006F3822" w:rsidRDefault="00E924C2" w:rsidP="00E924C2">
                  <w:pPr>
                    <w:pStyle w:val="NormalWeb"/>
                    <w:spacing w:before="120" w:beforeAutospacing="0" w:after="120" w:afterAutospacing="0"/>
                    <w:contextualSpacing/>
                    <w:rPr>
                      <w:rFonts w:ascii="Open Sans" w:hAnsi="Open Sans" w:cs="Open Sans"/>
                      <w:color w:val="000000"/>
                    </w:rPr>
                  </w:pPr>
                </w:p>
                <w:p w14:paraId="6216217E" w14:textId="77777777" w:rsidR="002B1876" w:rsidRPr="0027394F" w:rsidRDefault="002B1876" w:rsidP="009B2B82">
                  <w:pPr>
                    <w:pStyle w:val="NormalWeb"/>
                    <w:numPr>
                      <w:ilvl w:val="0"/>
                      <w:numId w:val="35"/>
                    </w:numPr>
                    <w:spacing w:before="120" w:beforeAutospacing="0" w:after="120" w:afterAutospacing="0"/>
                    <w:ind w:left="360"/>
                    <w:contextualSpacing/>
                    <w:rPr>
                      <w:rFonts w:ascii="Open Sans" w:hAnsi="Open Sans" w:cs="Open Sans"/>
                      <w:b/>
                      <w:color w:val="000000"/>
                    </w:rPr>
                  </w:pPr>
                  <w:r w:rsidRPr="0027394F">
                    <w:rPr>
                      <w:rFonts w:ascii="Open Sans" w:hAnsi="Open Sans" w:cs="Open Sans"/>
                      <w:b/>
                      <w:color w:val="000000"/>
                    </w:rPr>
                    <w:t>Analytics Journey</w:t>
                  </w:r>
                </w:p>
                <w:p w14:paraId="060FCF3F" w14:textId="5D6ECEAC" w:rsidR="002B1876" w:rsidRDefault="002B1876" w:rsidP="009B2B82">
                  <w:pPr>
                    <w:pStyle w:val="NormalWeb"/>
                    <w:numPr>
                      <w:ilvl w:val="0"/>
                      <w:numId w:val="36"/>
                    </w:numPr>
                    <w:spacing w:before="120" w:beforeAutospacing="0" w:after="120" w:afterAutospacing="0"/>
                    <w:ind w:left="1080"/>
                    <w:contextualSpacing/>
                    <w:rPr>
                      <w:rFonts w:ascii="Open Sans" w:hAnsi="Open Sans" w:cs="Open Sans"/>
                      <w:color w:val="000000"/>
                    </w:rPr>
                  </w:pPr>
                  <w:r w:rsidRPr="006F3822">
                    <w:rPr>
                      <w:rFonts w:ascii="Open Sans" w:hAnsi="Open Sans" w:cs="Open Sans"/>
                      <w:color w:val="000000"/>
                    </w:rPr>
                    <w:t>Where does analy</w:t>
                  </w:r>
                  <w:r>
                    <w:rPr>
                      <w:rFonts w:ascii="Open Sans" w:hAnsi="Open Sans" w:cs="Open Sans"/>
                      <w:color w:val="000000"/>
                    </w:rPr>
                    <w:t xml:space="preserve">tics in retail typically begin? Is analytics different for </w:t>
                  </w:r>
                  <w:r w:rsidRPr="004677E9">
                    <w:rPr>
                      <w:rFonts w:ascii="Open Sans" w:hAnsi="Open Sans" w:cs="Open Sans"/>
                      <w:color w:val="000000"/>
                    </w:rPr>
                    <w:t xml:space="preserve">e-Commerce/online retail </w:t>
                  </w:r>
                  <w:r>
                    <w:rPr>
                      <w:rFonts w:ascii="Open Sans" w:hAnsi="Open Sans" w:cs="Open Sans"/>
                      <w:color w:val="000000"/>
                    </w:rPr>
                    <w:t>compared to a</w:t>
                  </w:r>
                  <w:r w:rsidRPr="005170F5">
                    <w:rPr>
                      <w:rFonts w:ascii="Open Sans" w:hAnsi="Open Sans" w:cs="Open Sans"/>
                      <w:color w:val="000000"/>
                    </w:rPr>
                    <w:t xml:space="preserve"> brick-and-mortar</w:t>
                  </w:r>
                  <w:r>
                    <w:rPr>
                      <w:rFonts w:ascii="Open Sans" w:hAnsi="Open Sans" w:cs="Open Sans"/>
                      <w:color w:val="000000"/>
                    </w:rPr>
                    <w:t xml:space="preserve"> store?</w:t>
                  </w:r>
                </w:p>
                <w:p w14:paraId="415D3D74" w14:textId="310B5A1E" w:rsidR="00E924C2" w:rsidRDefault="00E924C2" w:rsidP="00E924C2">
                  <w:pPr>
                    <w:pStyle w:val="NormalWeb"/>
                    <w:spacing w:before="120" w:beforeAutospacing="0" w:after="120" w:afterAutospacing="0"/>
                    <w:contextualSpacing/>
                    <w:rPr>
                      <w:rFonts w:ascii="Open Sans" w:hAnsi="Open Sans" w:cs="Open Sans"/>
                      <w:color w:val="000000"/>
                    </w:rPr>
                  </w:pPr>
                </w:p>
                <w:p w14:paraId="278E49A7" w14:textId="77777777" w:rsidR="002B1876" w:rsidRPr="0027394F" w:rsidRDefault="002B1876" w:rsidP="009B2B82">
                  <w:pPr>
                    <w:pStyle w:val="NormalWeb"/>
                    <w:numPr>
                      <w:ilvl w:val="0"/>
                      <w:numId w:val="35"/>
                    </w:numPr>
                    <w:spacing w:before="120" w:beforeAutospacing="0" w:after="120" w:afterAutospacing="0"/>
                    <w:ind w:left="360"/>
                    <w:contextualSpacing/>
                    <w:rPr>
                      <w:rFonts w:ascii="Open Sans" w:hAnsi="Open Sans" w:cs="Open Sans"/>
                      <w:b/>
                      <w:color w:val="000000"/>
                    </w:rPr>
                  </w:pPr>
                  <w:r w:rsidRPr="0027394F">
                    <w:rPr>
                      <w:rFonts w:ascii="Open Sans" w:hAnsi="Open Sans" w:cs="Open Sans"/>
                      <w:b/>
                      <w:color w:val="000000"/>
                    </w:rPr>
                    <w:t>Areas of Analytics</w:t>
                  </w:r>
                </w:p>
                <w:p w14:paraId="18AC5420" w14:textId="1B8CF59C" w:rsidR="002B1876" w:rsidRDefault="002B1876" w:rsidP="009B2B82">
                  <w:pPr>
                    <w:pStyle w:val="NormalWeb"/>
                    <w:numPr>
                      <w:ilvl w:val="1"/>
                      <w:numId w:val="35"/>
                    </w:numPr>
                    <w:spacing w:before="120" w:beforeAutospacing="0" w:after="120" w:afterAutospacing="0"/>
                    <w:ind w:left="1080"/>
                    <w:contextualSpacing/>
                    <w:rPr>
                      <w:rFonts w:ascii="Open Sans" w:hAnsi="Open Sans" w:cs="Open Sans"/>
                      <w:color w:val="000000"/>
                    </w:rPr>
                  </w:pPr>
                  <w:r w:rsidRPr="006F3822">
                    <w:rPr>
                      <w:rFonts w:ascii="Open Sans" w:hAnsi="Open Sans" w:cs="Open Sans"/>
                      <w:color w:val="000000"/>
                    </w:rPr>
                    <w:t>What are some areas of analytics normally done in a retail environment?</w:t>
                  </w:r>
                </w:p>
                <w:p w14:paraId="09B72ACE" w14:textId="77777777" w:rsidR="00E924C2" w:rsidRPr="006F3822" w:rsidRDefault="00E924C2" w:rsidP="00E924C2">
                  <w:pPr>
                    <w:pStyle w:val="NormalWeb"/>
                    <w:spacing w:before="120" w:beforeAutospacing="0" w:after="120" w:afterAutospacing="0"/>
                    <w:contextualSpacing/>
                    <w:rPr>
                      <w:rFonts w:ascii="Open Sans" w:hAnsi="Open Sans" w:cs="Open Sans"/>
                      <w:color w:val="000000"/>
                    </w:rPr>
                  </w:pPr>
                </w:p>
                <w:p w14:paraId="26241BE7" w14:textId="77777777" w:rsidR="002B1876" w:rsidRPr="0027394F" w:rsidRDefault="002B1876" w:rsidP="009B2B82">
                  <w:pPr>
                    <w:pStyle w:val="NormalWeb"/>
                    <w:numPr>
                      <w:ilvl w:val="0"/>
                      <w:numId w:val="35"/>
                    </w:numPr>
                    <w:spacing w:before="120" w:beforeAutospacing="0" w:after="120" w:afterAutospacing="0"/>
                    <w:ind w:left="360"/>
                    <w:contextualSpacing/>
                    <w:rPr>
                      <w:rFonts w:ascii="Open Sans" w:hAnsi="Open Sans" w:cs="Open Sans"/>
                      <w:b/>
                      <w:color w:val="000000"/>
                    </w:rPr>
                  </w:pPr>
                  <w:r w:rsidRPr="0027394F">
                    <w:rPr>
                      <w:rFonts w:ascii="Open Sans" w:hAnsi="Open Sans" w:cs="Open Sans"/>
                      <w:b/>
                      <w:color w:val="000000"/>
                    </w:rPr>
                    <w:t>Industry Standard Data Model</w:t>
                  </w:r>
                </w:p>
                <w:p w14:paraId="524F434F" w14:textId="77777777" w:rsidR="002B1876" w:rsidRPr="00921F21" w:rsidRDefault="002B1876" w:rsidP="009B2B82">
                  <w:pPr>
                    <w:pStyle w:val="NormalWeb"/>
                    <w:numPr>
                      <w:ilvl w:val="1"/>
                      <w:numId w:val="35"/>
                    </w:numPr>
                    <w:spacing w:before="120" w:beforeAutospacing="0" w:after="120" w:afterAutospacing="0"/>
                    <w:ind w:left="1080"/>
                    <w:contextualSpacing/>
                    <w:rPr>
                      <w:rFonts w:ascii="Open Sans" w:hAnsi="Open Sans" w:cs="Open Sans"/>
                      <w:color w:val="000000"/>
                    </w:rPr>
                  </w:pPr>
                  <w:r w:rsidRPr="006F3822">
                    <w:rPr>
                      <w:rFonts w:ascii="Open Sans" w:hAnsi="Open Sans" w:cs="Open Sans"/>
                      <w:color w:val="000000"/>
                    </w:rPr>
                    <w:t xml:space="preserve">What is an Industry Standard Data Model that retailers </w:t>
                  </w:r>
                  <w:r>
                    <w:rPr>
                      <w:rFonts w:ascii="Open Sans" w:hAnsi="Open Sans" w:cs="Open Sans"/>
                      <w:color w:val="000000"/>
                    </w:rPr>
                    <w:t xml:space="preserve">can </w:t>
                  </w:r>
                  <w:r w:rsidRPr="006F3822">
                    <w:rPr>
                      <w:rFonts w:ascii="Open Sans" w:hAnsi="Open Sans" w:cs="Open Sans"/>
                      <w:color w:val="000000"/>
                    </w:rPr>
                    <w:t>use to kick start analytics?</w:t>
                  </w:r>
                </w:p>
              </w:tc>
            </w:tr>
          </w:tbl>
          <w:p w14:paraId="53A3991B" w14:textId="5312F14C" w:rsidR="00415147" w:rsidRDefault="00F834DF" w:rsidP="009B2B82">
            <w:pPr>
              <w:pStyle w:val="NormalWeb"/>
              <w:spacing w:before="120" w:beforeAutospacing="0" w:after="120" w:afterAutospacing="0"/>
              <w:contextualSpacing/>
              <w:rPr>
                <w:rFonts w:ascii="Open Sans" w:hAnsi="Open Sans" w:cs="Open Sans"/>
                <w:color w:val="000000"/>
              </w:rPr>
            </w:pPr>
            <w:r>
              <w:rPr>
                <w:rFonts w:ascii="Open Sans" w:hAnsi="Open Sans" w:cs="Open Sans"/>
                <w:color w:val="000000"/>
              </w:rPr>
              <w:t xml:space="preserve">Let’s </w:t>
            </w:r>
            <w:r w:rsidR="00C75A95">
              <w:rPr>
                <w:rFonts w:ascii="Open Sans" w:hAnsi="Open Sans" w:cs="Open Sans"/>
                <w:color w:val="000000"/>
              </w:rPr>
              <w:t xml:space="preserve">explore </w:t>
            </w:r>
            <w:r w:rsidR="002B5BDD">
              <w:rPr>
                <w:rFonts w:ascii="Open Sans" w:hAnsi="Open Sans" w:cs="Open Sans"/>
                <w:color w:val="000000"/>
              </w:rPr>
              <w:t xml:space="preserve">some of </w:t>
            </w:r>
            <w:r w:rsidR="00C75A95">
              <w:rPr>
                <w:rFonts w:ascii="Open Sans" w:hAnsi="Open Sans" w:cs="Open Sans"/>
                <w:color w:val="000000"/>
              </w:rPr>
              <w:t>these questions</w:t>
            </w:r>
            <w:r>
              <w:rPr>
                <w:rFonts w:ascii="Open Sans" w:hAnsi="Open Sans" w:cs="Open Sans"/>
                <w:color w:val="000000"/>
              </w:rPr>
              <w:t xml:space="preserve"> in the next few lessons</w:t>
            </w:r>
            <w:r w:rsidR="00DB054B">
              <w:rPr>
                <w:rFonts w:ascii="Open Sans" w:hAnsi="Open Sans" w:cs="Open Sans"/>
                <w:color w:val="000000"/>
              </w:rPr>
              <w:t>. At the end of the courseware,</w:t>
            </w:r>
            <w:r w:rsidR="00C75A95">
              <w:rPr>
                <w:rFonts w:ascii="Open Sans" w:hAnsi="Open Sans" w:cs="Open Sans"/>
                <w:color w:val="000000"/>
              </w:rPr>
              <w:t xml:space="preserve"> </w:t>
            </w:r>
            <w:r w:rsidR="00DB054B">
              <w:rPr>
                <w:rFonts w:ascii="Open Sans" w:hAnsi="Open Sans" w:cs="Open Sans"/>
                <w:color w:val="000000"/>
              </w:rPr>
              <w:t xml:space="preserve">you should be able to </w:t>
            </w:r>
            <w:r w:rsidR="00742D46">
              <w:rPr>
                <w:rFonts w:ascii="Open Sans" w:hAnsi="Open Sans" w:cs="Open Sans"/>
                <w:color w:val="000000"/>
              </w:rPr>
              <w:t>begin applying</w:t>
            </w:r>
            <w:r w:rsidR="00C75A95">
              <w:rPr>
                <w:rFonts w:ascii="Open Sans" w:hAnsi="Open Sans" w:cs="Open Sans"/>
                <w:color w:val="000000"/>
              </w:rPr>
              <w:t xml:space="preserve"> </w:t>
            </w:r>
            <w:r w:rsidR="00C75A95" w:rsidRPr="00C75A95">
              <w:rPr>
                <w:rFonts w:ascii="Open Sans" w:hAnsi="Open Sans" w:cs="Open Sans"/>
                <w:color w:val="000000"/>
              </w:rPr>
              <w:t xml:space="preserve">analytics </w:t>
            </w:r>
            <w:r w:rsidR="001A3F63" w:rsidRPr="001A3F63">
              <w:rPr>
                <w:rFonts w:ascii="Open Sans" w:hAnsi="Open Sans" w:cs="Open Sans"/>
                <w:color w:val="000000"/>
              </w:rPr>
              <w:t>to retail business processes</w:t>
            </w:r>
            <w:r w:rsidR="00C75A95" w:rsidRPr="00C75A95">
              <w:rPr>
                <w:rFonts w:ascii="Open Sans" w:hAnsi="Open Sans" w:cs="Open Sans"/>
                <w:color w:val="000000"/>
              </w:rPr>
              <w:t xml:space="preserve"> to meet </w:t>
            </w:r>
            <w:r w:rsidR="00B173F5">
              <w:rPr>
                <w:rFonts w:ascii="Open Sans" w:hAnsi="Open Sans" w:cs="Open Sans"/>
                <w:color w:val="000000"/>
              </w:rPr>
              <w:t>specific</w:t>
            </w:r>
            <w:r w:rsidR="00C75A95" w:rsidRPr="00C75A95">
              <w:rPr>
                <w:rFonts w:ascii="Open Sans" w:hAnsi="Open Sans" w:cs="Open Sans"/>
                <w:color w:val="000000"/>
              </w:rPr>
              <w:t xml:space="preserve"> </w:t>
            </w:r>
            <w:r w:rsidR="00415147" w:rsidRPr="00415147">
              <w:rPr>
                <w:rFonts w:ascii="Open Sans" w:hAnsi="Open Sans" w:cs="Open Sans"/>
                <w:color w:val="000000"/>
              </w:rPr>
              <w:t>goals</w:t>
            </w:r>
            <w:r w:rsidR="00C75A95" w:rsidRPr="00C75A95">
              <w:rPr>
                <w:rFonts w:ascii="Open Sans" w:hAnsi="Open Sans" w:cs="Open Sans"/>
                <w:color w:val="000000"/>
              </w:rPr>
              <w:t>!</w:t>
            </w:r>
          </w:p>
          <w:p w14:paraId="08B17279" w14:textId="7D424E27" w:rsidR="00601F11" w:rsidRDefault="00601F11" w:rsidP="009B2B82">
            <w:pPr>
              <w:pStyle w:val="NormalWeb"/>
              <w:spacing w:before="120" w:beforeAutospacing="0" w:after="120" w:afterAutospacing="0"/>
              <w:contextualSpacing/>
              <w:rPr>
                <w:rFonts w:ascii="Open Sans" w:hAnsi="Open Sans" w:cs="Open Sans"/>
                <w:color w:val="000000"/>
              </w:rPr>
            </w:pPr>
          </w:p>
          <w:p w14:paraId="105AF9B1" w14:textId="2B48C95C" w:rsidR="00601F11" w:rsidRDefault="00601F11" w:rsidP="009B2B82">
            <w:pPr>
              <w:pStyle w:val="NormalWeb"/>
              <w:spacing w:before="120" w:beforeAutospacing="0" w:after="120" w:afterAutospacing="0"/>
              <w:contextualSpacing/>
              <w:rPr>
                <w:rFonts w:ascii="Open Sans" w:hAnsi="Open Sans" w:cs="Open Sans"/>
                <w:color w:val="000000"/>
              </w:rPr>
            </w:pPr>
          </w:p>
          <w:tbl>
            <w:tblPr>
              <w:tblStyle w:val="TableGridLight"/>
              <w:tblpPr w:leftFromText="180" w:rightFromText="180" w:vertAnchor="text" w:horzAnchor="margin" w:tblpY="-218"/>
              <w:tblW w:w="0" w:type="auto"/>
              <w:tblLook w:val="04A0" w:firstRow="1" w:lastRow="0" w:firstColumn="1" w:lastColumn="0" w:noHBand="0" w:noVBand="1"/>
            </w:tblPr>
            <w:tblGrid>
              <w:gridCol w:w="8760"/>
            </w:tblGrid>
            <w:tr w:rsidR="00601F11" w14:paraId="57A3CFB5" w14:textId="77777777" w:rsidTr="00E924C2">
              <w:tc>
                <w:tcPr>
                  <w:tcW w:w="8760" w:type="dxa"/>
                </w:tcPr>
                <w:commentRangeStart w:id="3"/>
                <w:p w14:paraId="18E300D6" w14:textId="73BD2DB1" w:rsidR="00253EE7" w:rsidRPr="00253EE7" w:rsidRDefault="00E924C2" w:rsidP="00E924C2">
                  <w:pPr>
                    <w:spacing w:before="120" w:after="120"/>
                    <w:rPr>
                      <w:rFonts w:ascii="Open Sans" w:hAnsi="Open Sans" w:cs="Open Sans"/>
                      <w:b/>
                    </w:rPr>
                  </w:pPr>
                  <w:r>
                    <w:rPr>
                      <w:rFonts w:ascii="Open Sans" w:hAnsi="Open Sans" w:cs="Open Sans"/>
                      <w:b/>
                      <w:noProof/>
                      <w:sz w:val="22"/>
                      <w:lang w:val="en-SG" w:eastAsia="zh-CN"/>
                    </w:rPr>
                    <w:lastRenderedPageBreak/>
                    <mc:AlternateContent>
                      <mc:Choice Requires="wps">
                        <w:drawing>
                          <wp:anchor distT="0" distB="0" distL="114300" distR="114300" simplePos="0" relativeHeight="251691008" behindDoc="0" locked="0" layoutInCell="1" allowOverlap="1" wp14:anchorId="49D6CFAB" wp14:editId="1A1B0B7B">
                            <wp:simplePos x="0" y="0"/>
                            <wp:positionH relativeFrom="column">
                              <wp:posOffset>5130165</wp:posOffset>
                            </wp:positionH>
                            <wp:positionV relativeFrom="paragraph">
                              <wp:posOffset>17780</wp:posOffset>
                            </wp:positionV>
                            <wp:extent cx="314325" cy="314325"/>
                            <wp:effectExtent l="0" t="0" r="0" b="0"/>
                            <wp:wrapNone/>
                            <wp:docPr id="29" name="Plus 29"/>
                            <wp:cNvGraphicFramePr/>
                            <a:graphic xmlns:a="http://schemas.openxmlformats.org/drawingml/2006/main">
                              <a:graphicData uri="http://schemas.microsoft.com/office/word/2010/wordprocessingShape">
                                <wps:wsp>
                                  <wps:cNvSpPr/>
                                  <wps:spPr>
                                    <a:xfrm>
                                      <a:off x="0" y="0"/>
                                      <a:ext cx="314325" cy="314325"/>
                                    </a:xfrm>
                                    <a:prstGeom prst="mathPlus">
                                      <a:avLst/>
                                    </a:prstGeom>
                                    <a:solidFill>
                                      <a:schemeClr val="bg2">
                                        <a:lumMod val="75000"/>
                                      </a:schemeClr>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55A8C971" id="Plus 29" o:spid="_x0000_s1026" style="position:absolute;margin-left:403.95pt;margin-top:1.4pt;width:24.75pt;height:24.75pt;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314325,3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" path="m41664,120198r78534,l120198,41664r73929,l194127,120198r78534,l272661,194127r-78534,l194127,272661r-73929,l120198,194127r-78534,l41664,120198xe" fillcolor="#aeaaaa [2414]" stroked="f" strokeweight="1pt">
                            <v:stroke joinstyle="miter"/>
                            <v:path arrowok="t" o:connecttype="custom" o:connectlocs="41664,120198;120198,120198;120198,41664;194127,41664;194127,120198;272661,120198;272661,194127;194127,194127;194127,272661;120198,272661;120198,194127;41664,194127;41664,120198" o:connectangles="0,0,0,0,0,0,0,0,0,0,0,0,0"/>
                          </v:shape>
                        </w:pict>
                      </mc:Fallback>
                    </mc:AlternateContent>
                  </w:r>
                  <w:commentRangeEnd w:id="3"/>
                  <w:r w:rsidR="00601F11">
                    <w:rPr>
                      <w:rStyle w:val="CommentReference"/>
                    </w:rPr>
                    <w:commentReference w:id="3"/>
                  </w:r>
                  <w:r w:rsidRPr="00601F11">
                    <w:rPr>
                      <w:rFonts w:ascii="Open Sans" w:hAnsi="Open Sans" w:cs="Open Sans"/>
                      <w:b/>
                      <w:sz w:val="22"/>
                    </w:rPr>
                    <w:t>Learning Objectives</w:t>
                  </w:r>
                </w:p>
              </w:tc>
            </w:tr>
            <w:tr w:rsidR="00253EE7" w14:paraId="48CE407C" w14:textId="77777777" w:rsidTr="00E924C2">
              <w:tc>
                <w:tcPr>
                  <w:tcW w:w="8760" w:type="dxa"/>
                </w:tcPr>
                <w:p w14:paraId="4D88BE5F" w14:textId="25084D22" w:rsidR="00253EE7" w:rsidRPr="00601F11" w:rsidRDefault="0048200D" w:rsidP="00E924C2">
                  <w:pPr>
                    <w:spacing w:before="120" w:after="120"/>
                    <w:jc w:val="left"/>
                    <w:rPr>
                      <w:rFonts w:ascii="Open Sans" w:hAnsi="Open Sans" w:cs="Open Sans"/>
                    </w:rPr>
                  </w:pPr>
                  <w:r w:rsidRPr="0048200D">
                    <w:rPr>
                      <w:rFonts w:ascii="Open Sans" w:hAnsi="Open Sans" w:cs="Open Sans"/>
                    </w:rPr>
                    <w:t xml:space="preserve">Completing this course will help you </w:t>
                  </w:r>
                  <w:r w:rsidR="00253EE7" w:rsidRPr="00601F11">
                    <w:rPr>
                      <w:rFonts w:ascii="Open Sans" w:hAnsi="Open Sans" w:cs="Open Sans"/>
                    </w:rPr>
                    <w:t xml:space="preserve">to… </w:t>
                  </w:r>
                </w:p>
                <w:p w14:paraId="11FC2186" w14:textId="77777777" w:rsidR="00253EE7" w:rsidRPr="00601F11" w:rsidRDefault="00253EE7" w:rsidP="00E924C2">
                  <w:pPr>
                    <w:pStyle w:val="ListParagraph"/>
                    <w:numPr>
                      <w:ilvl w:val="0"/>
                      <w:numId w:val="39"/>
                    </w:numPr>
                    <w:spacing w:before="120" w:after="120"/>
                    <w:contextualSpacing w:val="0"/>
                    <w:jc w:val="left"/>
                    <w:rPr>
                      <w:rFonts w:ascii="Open Sans" w:hAnsi="Open Sans" w:cs="Open Sans"/>
                    </w:rPr>
                  </w:pPr>
                  <w:r w:rsidRPr="00601F11">
                    <w:rPr>
                      <w:rFonts w:ascii="Open Sans" w:hAnsi="Open Sans" w:cs="Open Sans"/>
                    </w:rPr>
                    <w:t>Explain a typical analytics journey with the help of a management dashboard</w:t>
                  </w:r>
                </w:p>
                <w:p w14:paraId="278C2540" w14:textId="77777777" w:rsidR="00253EE7" w:rsidRDefault="00253EE7" w:rsidP="00E924C2">
                  <w:pPr>
                    <w:pStyle w:val="ListParagraph"/>
                    <w:numPr>
                      <w:ilvl w:val="0"/>
                      <w:numId w:val="39"/>
                    </w:numPr>
                    <w:spacing w:before="120" w:after="120"/>
                    <w:contextualSpacing w:val="0"/>
                    <w:jc w:val="left"/>
                    <w:rPr>
                      <w:rFonts w:ascii="Open Sans" w:hAnsi="Open Sans" w:cs="Open Sans"/>
                    </w:rPr>
                  </w:pPr>
                  <w:r w:rsidRPr="00601F11">
                    <w:rPr>
                      <w:rFonts w:ascii="Open Sans" w:hAnsi="Open Sans" w:cs="Open Sans"/>
                    </w:rPr>
                    <w:t>Describe some areas of analytics that are normally done in a retail environment</w:t>
                  </w:r>
                </w:p>
                <w:p w14:paraId="107A8F0B" w14:textId="483B572D" w:rsidR="00253EE7" w:rsidRPr="00253EE7" w:rsidRDefault="00253EE7" w:rsidP="00E924C2">
                  <w:pPr>
                    <w:pStyle w:val="ListParagraph"/>
                    <w:numPr>
                      <w:ilvl w:val="0"/>
                      <w:numId w:val="39"/>
                    </w:numPr>
                    <w:spacing w:before="120" w:after="120"/>
                    <w:contextualSpacing w:val="0"/>
                    <w:jc w:val="left"/>
                    <w:rPr>
                      <w:rFonts w:ascii="Open Sans" w:hAnsi="Open Sans" w:cs="Open Sans"/>
                    </w:rPr>
                  </w:pPr>
                  <w:r w:rsidRPr="00253EE7">
                    <w:rPr>
                      <w:rFonts w:ascii="Open Sans" w:hAnsi="Open Sans" w:cs="Open Sans"/>
                    </w:rPr>
                    <w:t>Identify an Industry Standard Data Model that retailers can use to create their own data warehouses</w:t>
                  </w:r>
                </w:p>
              </w:tc>
            </w:tr>
          </w:tbl>
          <w:p w14:paraId="3330C410" w14:textId="60D50CF1" w:rsidR="00601F11" w:rsidRPr="005F0505" w:rsidRDefault="00601F11" w:rsidP="009B2B82">
            <w:pPr>
              <w:pStyle w:val="NormalWeb"/>
              <w:spacing w:before="120" w:beforeAutospacing="0" w:after="120" w:afterAutospacing="0"/>
              <w:contextualSpacing/>
              <w:rPr>
                <w:rFonts w:ascii="Open Sans" w:hAnsi="Open Sans" w:cs="Open Sans"/>
                <w:color w:val="000000"/>
              </w:rPr>
            </w:pPr>
          </w:p>
        </w:tc>
      </w:tr>
    </w:tbl>
    <w:p w14:paraId="2032E8EA" w14:textId="77777777" w:rsidR="00C35A2F" w:rsidRDefault="00C35A2F">
      <w:pPr>
        <w:rPr>
          <w:rFonts w:ascii="Open Sans" w:hAnsi="Open Sans" w:cs="Open Sans"/>
          <w:b/>
          <w:sz w:val="24"/>
          <w:lang w:val="en-SG" w:eastAsia="zh-CN"/>
        </w:rPr>
      </w:pPr>
    </w:p>
    <w:p w14:paraId="5C1E0A16" w14:textId="77777777" w:rsidR="000539F1" w:rsidRDefault="000539F1"/>
    <w:tbl>
      <w:tblPr>
        <w:tblW w:w="0" w:type="auto"/>
        <w:jc w:val="center"/>
        <w:tblCellMar>
          <w:top w:w="15" w:type="dxa"/>
          <w:left w:w="15" w:type="dxa"/>
          <w:bottom w:w="15" w:type="dxa"/>
          <w:right w:w="15" w:type="dxa"/>
        </w:tblCellMar>
        <w:tblLook w:val="04A0" w:firstRow="1" w:lastRow="0" w:firstColumn="1" w:lastColumn="0" w:noHBand="0" w:noVBand="1"/>
      </w:tblPr>
      <w:tblGrid>
        <w:gridCol w:w="9010"/>
      </w:tblGrid>
      <w:tr w:rsidR="00DC32CE" w:rsidRPr="00096806" w14:paraId="4C5AA9BB" w14:textId="77777777" w:rsidTr="00C81C82">
        <w:trPr>
          <w:trHeight w:val="375"/>
          <w:jc w:val="center"/>
        </w:trPr>
        <w:tc>
          <w:tcPr>
            <w:tcW w:w="0" w:type="auto"/>
            <w:tcBorders>
              <w:top w:val="single" w:sz="6" w:space="0" w:color="000000"/>
              <w:left w:val="single" w:sz="6" w:space="0" w:color="000000"/>
              <w:bottom w:val="single" w:sz="6" w:space="0" w:color="000000"/>
              <w:right w:val="single" w:sz="6" w:space="0" w:color="000000"/>
            </w:tcBorders>
            <w:shd w:val="clear" w:color="auto" w:fill="DEEBF6"/>
            <w:tcMar>
              <w:top w:w="0" w:type="dxa"/>
              <w:left w:w="120" w:type="dxa"/>
              <w:bottom w:w="0" w:type="dxa"/>
              <w:right w:w="120" w:type="dxa"/>
            </w:tcMar>
            <w:hideMark/>
          </w:tcPr>
          <w:p w14:paraId="0775C6DC" w14:textId="77777777" w:rsidR="00DC32CE" w:rsidRPr="00703340" w:rsidRDefault="00BE12B5" w:rsidP="009B2B82">
            <w:pPr>
              <w:pStyle w:val="NormalWeb"/>
              <w:spacing w:before="120" w:beforeAutospacing="0" w:after="120" w:afterAutospacing="0"/>
              <w:contextualSpacing/>
              <w:jc w:val="center"/>
              <w:rPr>
                <w:rFonts w:ascii="Open Sans" w:hAnsi="Open Sans" w:cs="Open Sans"/>
                <w:sz w:val="22"/>
              </w:rPr>
            </w:pPr>
            <w:r w:rsidRPr="00703340">
              <w:rPr>
                <w:rFonts w:ascii="Open Sans" w:hAnsi="Open Sans" w:cs="Open Sans"/>
                <w:b/>
                <w:color w:val="000000"/>
                <w:sz w:val="22"/>
              </w:rPr>
              <w:t xml:space="preserve">B. </w:t>
            </w:r>
            <w:r w:rsidR="00DC32CE" w:rsidRPr="00703340">
              <w:rPr>
                <w:rFonts w:ascii="Open Sans" w:hAnsi="Open Sans" w:cs="Open Sans"/>
                <w:b/>
                <w:color w:val="000000"/>
                <w:sz w:val="22"/>
              </w:rPr>
              <w:t>Courseware Body</w:t>
            </w:r>
          </w:p>
        </w:tc>
      </w:tr>
      <w:tr w:rsidR="007A7BDB" w:rsidRPr="00096806" w14:paraId="05477821" w14:textId="77777777" w:rsidTr="00C81C82">
        <w:trPr>
          <w:trHeight w:val="375"/>
          <w:jc w:val="center"/>
        </w:trPr>
        <w:tc>
          <w:tcPr>
            <w:tcW w:w="0" w:type="auto"/>
            <w:tcBorders>
              <w:top w:val="single" w:sz="6" w:space="0" w:color="000000"/>
              <w:left w:val="single" w:sz="6" w:space="0" w:color="000000"/>
              <w:bottom w:val="single" w:sz="6" w:space="0" w:color="000000"/>
              <w:right w:val="single" w:sz="6" w:space="0" w:color="000000"/>
            </w:tcBorders>
            <w:shd w:val="clear" w:color="auto" w:fill="DEEBF6"/>
            <w:tcMar>
              <w:top w:w="0" w:type="dxa"/>
              <w:left w:w="120" w:type="dxa"/>
              <w:bottom w:w="0" w:type="dxa"/>
              <w:right w:w="120" w:type="dxa"/>
            </w:tcMar>
          </w:tcPr>
          <w:p w14:paraId="4D2E5388" w14:textId="27BF83B6" w:rsidR="007A7BDB" w:rsidRPr="00703340" w:rsidRDefault="00703340" w:rsidP="00703340">
            <w:pPr>
              <w:pStyle w:val="NormalWeb"/>
              <w:spacing w:before="120" w:beforeAutospacing="0" w:after="120" w:afterAutospacing="0"/>
              <w:contextualSpacing/>
              <w:jc w:val="center"/>
              <w:rPr>
                <w:rFonts w:ascii="Open Sans" w:hAnsi="Open Sans" w:cs="Open Sans"/>
                <w:b/>
                <w:color w:val="000000"/>
                <w:sz w:val="22"/>
              </w:rPr>
            </w:pPr>
            <w:r w:rsidRPr="00703340">
              <w:rPr>
                <w:rFonts w:ascii="Open Sans" w:hAnsi="Open Sans" w:cs="Open Sans"/>
                <w:b/>
                <w:color w:val="000000"/>
                <w:sz w:val="22"/>
              </w:rPr>
              <w:t>1.</w:t>
            </w:r>
            <w:r w:rsidR="007A7BDB" w:rsidRPr="00703340">
              <w:rPr>
                <w:rFonts w:ascii="Open Sans" w:hAnsi="Open Sans" w:cs="Open Sans"/>
                <w:b/>
                <w:color w:val="000000"/>
                <w:sz w:val="22"/>
              </w:rPr>
              <w:t xml:space="preserve"> </w:t>
            </w:r>
            <w:r w:rsidR="007A7BDB" w:rsidRPr="00703340">
              <w:rPr>
                <w:rFonts w:ascii="Open Sans" w:hAnsi="Open Sans" w:cs="Open Sans"/>
                <w:b/>
                <w:bCs w:val="0"/>
                <w:color w:val="000000"/>
                <w:sz w:val="22"/>
              </w:rPr>
              <w:t>Retail Ecosystem</w:t>
            </w:r>
          </w:p>
        </w:tc>
      </w:tr>
      <w:tr w:rsidR="006A46DA" w:rsidRPr="00096806" w14:paraId="456F6E27" w14:textId="77777777" w:rsidTr="00096806">
        <w:trPr>
          <w:trHeight w:val="6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1D836CC" w14:textId="77777777" w:rsidR="006A46DA" w:rsidRPr="00703340" w:rsidRDefault="006A46DA" w:rsidP="009B2B82">
            <w:pPr>
              <w:pStyle w:val="NormalWeb"/>
              <w:spacing w:before="120" w:beforeAutospacing="0" w:after="120" w:afterAutospacing="0"/>
              <w:contextualSpacing/>
              <w:rPr>
                <w:rFonts w:ascii="Open Sans" w:hAnsi="Open Sans" w:cs="Open Sans"/>
                <w:b/>
                <w:color w:val="000000"/>
                <w:sz w:val="22"/>
              </w:rPr>
            </w:pPr>
            <w:r w:rsidRPr="00703340">
              <w:rPr>
                <w:rFonts w:ascii="Open Sans" w:hAnsi="Open Sans" w:cs="Open Sans"/>
                <w:b/>
                <w:color w:val="000000"/>
                <w:sz w:val="22"/>
              </w:rPr>
              <w:t>1.1 Introduction</w:t>
            </w:r>
          </w:p>
          <w:p w14:paraId="7EBAFB69" w14:textId="639542DB" w:rsidR="002B1876" w:rsidRDefault="00425E8B" w:rsidP="009B2B82">
            <w:pPr>
              <w:spacing w:before="120" w:after="120"/>
              <w:contextualSpacing/>
              <w:rPr>
                <w:rFonts w:ascii="Open Sans" w:hAnsi="Open Sans" w:cs="Open Sans"/>
              </w:rPr>
            </w:pPr>
            <w:r w:rsidRPr="002B1876">
              <w:rPr>
                <w:rFonts w:ascii="Open Sans" w:hAnsi="Open Sans" w:cs="Open Sans"/>
                <w:noProof/>
                <w:lang w:val="en-SG" w:eastAsia="zh-CN"/>
              </w:rPr>
              <mc:AlternateContent>
                <mc:Choice Requires="wps">
                  <w:drawing>
                    <wp:anchor distT="45720" distB="45720" distL="114300" distR="114300" simplePos="0" relativeHeight="251687936" behindDoc="0" locked="0" layoutInCell="1" allowOverlap="1" wp14:anchorId="1418898E" wp14:editId="72CEC18E">
                      <wp:simplePos x="0" y="0"/>
                      <wp:positionH relativeFrom="column">
                        <wp:posOffset>108585</wp:posOffset>
                      </wp:positionH>
                      <wp:positionV relativeFrom="paragraph">
                        <wp:posOffset>102235</wp:posOffset>
                      </wp:positionV>
                      <wp:extent cx="2276475" cy="2314575"/>
                      <wp:effectExtent l="0" t="0" r="9525"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2314575"/>
                              </a:xfrm>
                              <a:prstGeom prst="rect">
                                <a:avLst/>
                              </a:prstGeom>
                              <a:solidFill>
                                <a:schemeClr val="tx1">
                                  <a:alpha val="55000"/>
                                </a:schemeClr>
                              </a:solidFill>
                              <a:ln w="9525">
                                <a:noFill/>
                                <a:miter lim="800000"/>
                                <a:headEnd/>
                                <a:tailEnd/>
                              </a:ln>
                            </wps:spPr>
                            <wps:txbx>
                              <w:txbxContent>
                                <w:p w14:paraId="68065C79" w14:textId="77777777" w:rsidR="007A2B9F" w:rsidRPr="002B1876" w:rsidRDefault="007A2B9F" w:rsidP="002B1876">
                                  <w:pPr>
                                    <w:rPr>
                                      <w:rFonts w:ascii="Open Sans" w:hAnsi="Open Sans" w:cs="Open Sans"/>
                                      <w:b/>
                                      <w:color w:val="FFFFFF" w:themeColor="background1"/>
                                      <w:sz w:val="22"/>
                                    </w:rPr>
                                  </w:pPr>
                                  <w:r w:rsidRPr="002B1876">
                                    <w:rPr>
                                      <w:rFonts w:ascii="Open Sans" w:hAnsi="Open Sans" w:cs="Open Sans"/>
                                      <w:b/>
                                      <w:color w:val="FFFFFF" w:themeColor="background1"/>
                                      <w:sz w:val="22"/>
                                    </w:rPr>
                                    <w:t xml:space="preserve">Retailing is the set of activities that markets </w:t>
                                  </w:r>
                                  <w:r w:rsidRPr="00253EE7">
                                    <w:rPr>
                                      <w:rFonts w:ascii="Open Sans" w:hAnsi="Open Sans" w:cs="Open Sans"/>
                                      <w:b/>
                                      <w:color w:val="9CC2E5" w:themeColor="accent1" w:themeTint="99"/>
                                      <w:sz w:val="22"/>
                                    </w:rPr>
                                    <w:t>products</w:t>
                                  </w:r>
                                  <w:r w:rsidRPr="002B1876">
                                    <w:rPr>
                                      <w:rFonts w:ascii="Open Sans" w:hAnsi="Open Sans" w:cs="Open Sans"/>
                                      <w:b/>
                                      <w:sz w:val="22"/>
                                    </w:rPr>
                                    <w:t xml:space="preserve"> </w:t>
                                  </w:r>
                                  <w:r w:rsidRPr="002B1876">
                                    <w:rPr>
                                      <w:rFonts w:ascii="Open Sans" w:hAnsi="Open Sans" w:cs="Open Sans"/>
                                      <w:b/>
                                      <w:color w:val="FFFFFF" w:themeColor="background1"/>
                                      <w:sz w:val="22"/>
                                    </w:rPr>
                                    <w:t>and</w:t>
                                  </w:r>
                                  <w:r w:rsidRPr="002B1876">
                                    <w:rPr>
                                      <w:rFonts w:ascii="Open Sans" w:hAnsi="Open Sans" w:cs="Open Sans"/>
                                      <w:b/>
                                      <w:sz w:val="22"/>
                                    </w:rPr>
                                    <w:t xml:space="preserve"> </w:t>
                                  </w:r>
                                  <w:r w:rsidRPr="00253EE7">
                                    <w:rPr>
                                      <w:rFonts w:ascii="Open Sans" w:hAnsi="Open Sans" w:cs="Open Sans"/>
                                      <w:b/>
                                      <w:color w:val="9CC2E5" w:themeColor="accent1" w:themeTint="99"/>
                                      <w:sz w:val="22"/>
                                    </w:rPr>
                                    <w:t xml:space="preserve">services </w:t>
                                  </w:r>
                                  <w:r w:rsidRPr="002B1876">
                                    <w:rPr>
                                      <w:rFonts w:ascii="Open Sans" w:hAnsi="Open Sans" w:cs="Open Sans"/>
                                      <w:b/>
                                      <w:color w:val="FFFFFF" w:themeColor="background1"/>
                                      <w:sz w:val="22"/>
                                    </w:rPr>
                                    <w:t>to</w:t>
                                  </w:r>
                                  <w:r w:rsidRPr="002B1876">
                                    <w:rPr>
                                      <w:rFonts w:ascii="Open Sans" w:hAnsi="Open Sans" w:cs="Open Sans"/>
                                      <w:b/>
                                      <w:sz w:val="22"/>
                                    </w:rPr>
                                    <w:t xml:space="preserve"> </w:t>
                                  </w:r>
                                  <w:r w:rsidRPr="00253EE7">
                                    <w:rPr>
                                      <w:rFonts w:ascii="Open Sans" w:hAnsi="Open Sans" w:cs="Open Sans"/>
                                      <w:b/>
                                      <w:color w:val="9CC2E5" w:themeColor="accent1" w:themeTint="99"/>
                                      <w:sz w:val="22"/>
                                    </w:rPr>
                                    <w:t>final consumers</w:t>
                                  </w:r>
                                  <w:r w:rsidRPr="002B1876">
                                    <w:rPr>
                                      <w:rFonts w:ascii="Open Sans" w:hAnsi="Open Sans" w:cs="Open Sans"/>
                                      <w:b/>
                                      <w:sz w:val="22"/>
                                    </w:rPr>
                                    <w:t xml:space="preserve"> </w:t>
                                  </w:r>
                                  <w:r w:rsidRPr="002B1876">
                                    <w:rPr>
                                      <w:rFonts w:ascii="Open Sans" w:hAnsi="Open Sans" w:cs="Open Sans"/>
                                      <w:b/>
                                      <w:color w:val="FFFFFF" w:themeColor="background1"/>
                                      <w:sz w:val="22"/>
                                    </w:rPr>
                                    <w:t xml:space="preserve">for their own personal or household use. </w:t>
                                  </w:r>
                                </w:p>
                                <w:p w14:paraId="57167DC0" w14:textId="77777777" w:rsidR="007A2B9F" w:rsidRPr="002B1876" w:rsidRDefault="007A2B9F" w:rsidP="002B1876">
                                  <w:pPr>
                                    <w:rPr>
                                      <w:rFonts w:ascii="Open Sans" w:hAnsi="Open Sans" w:cs="Open Sans"/>
                                      <w:b/>
                                      <w:color w:val="FFFFFF" w:themeColor="background1"/>
                                      <w:sz w:val="22"/>
                                    </w:rPr>
                                  </w:pPr>
                                </w:p>
                                <w:p w14:paraId="70DEEB3D" w14:textId="63B85A2C" w:rsidR="007A2B9F" w:rsidRPr="002B1876" w:rsidRDefault="007A2B9F" w:rsidP="002B1876">
                                  <w:pPr>
                                    <w:rPr>
                                      <w:rFonts w:ascii="Open Sans" w:hAnsi="Open Sans" w:cs="Open Sans"/>
                                      <w:b/>
                                      <w:color w:val="FFFFFF" w:themeColor="background1"/>
                                      <w:sz w:val="22"/>
                                    </w:rPr>
                                  </w:pPr>
                                  <w:r w:rsidRPr="002B1876">
                                    <w:rPr>
                                      <w:rFonts w:ascii="Open Sans" w:hAnsi="Open Sans" w:cs="Open Sans"/>
                                      <w:b/>
                                      <w:color w:val="FFFFFF" w:themeColor="background1"/>
                                      <w:sz w:val="22"/>
                                    </w:rPr>
                                    <w:t xml:space="preserve">It does this by organizing their availability on a relatively large scale and supplying them to consumers on a relatively small scale. </w:t>
                                  </w:r>
                                </w:p>
                                <w:p w14:paraId="64D8DA02" w14:textId="77777777" w:rsidR="007A2B9F" w:rsidRPr="002B1876" w:rsidRDefault="007A2B9F" w:rsidP="002B1876">
                                  <w:pPr>
                                    <w:rPr>
                                      <w:rFonts w:ascii="Open Sans" w:hAnsi="Open Sans" w:cs="Open Sans"/>
                                      <w:b/>
                                      <w:sz w:val="22"/>
                                    </w:rPr>
                                  </w:pPr>
                                </w:p>
                                <w:p w14:paraId="6E306DFE" w14:textId="77777777" w:rsidR="007A2B9F" w:rsidRPr="002B1876" w:rsidRDefault="007A2B9F">
                                  <w:pPr>
                                    <w:rPr>
                                      <w:b/>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1418898E" id="_x0000_t202" coordsize="21600,21600" o:spt="202" path="m,l,21600r21600,l21600,xe">
                      <v:stroke joinstyle="miter"/>
                      <v:path gradientshapeok="t" o:connecttype="rect"/>
                    </v:shapetype>
                    <v:shape id="_x0000_s1026" type="#_x0000_t202" style="position:absolute;left:0;text-align:left;margin-left:8.55pt;margin-top:8.05pt;width:179.25pt;height:182.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" fillcolor="black [3213]" stroked="f">
                      <v:fill opacity="35980f"/>
                      <v:textbox>
                        <w:txbxContent>
                          <w:p w14:paraId="68065C79" w14:textId="77777777" w:rsidR="007A2B9F" w:rsidRPr="002B1876" w:rsidRDefault="007A2B9F" w:rsidP="002B1876">
                            <w:pPr>
                              <w:rPr>
                                <w:rFonts w:ascii="Open Sans" w:hAnsi="Open Sans" w:cs="Open Sans"/>
                                <w:b/>
                                <w:color w:val="FFFFFF" w:themeColor="background1"/>
                                <w:sz w:val="22"/>
                              </w:rPr>
                            </w:pPr>
                            <w:r w:rsidRPr="002B1876">
                              <w:rPr>
                                <w:rFonts w:ascii="Open Sans" w:hAnsi="Open Sans" w:cs="Open Sans"/>
                                <w:b/>
                                <w:color w:val="FFFFFF" w:themeColor="background1"/>
                                <w:sz w:val="22"/>
                              </w:rPr>
                              <w:t xml:space="preserve">Retailing is the set of activities that markets </w:t>
                            </w:r>
                            <w:r w:rsidRPr="00253EE7">
                              <w:rPr>
                                <w:rFonts w:ascii="Open Sans" w:hAnsi="Open Sans" w:cs="Open Sans"/>
                                <w:b/>
                                <w:color w:val="9CC2E5" w:themeColor="accent1" w:themeTint="99"/>
                                <w:sz w:val="22"/>
                              </w:rPr>
                              <w:t>products</w:t>
                            </w:r>
                            <w:r w:rsidRPr="002B1876">
                              <w:rPr>
                                <w:rFonts w:ascii="Open Sans" w:hAnsi="Open Sans" w:cs="Open Sans"/>
                                <w:b/>
                                <w:sz w:val="22"/>
                              </w:rPr>
                              <w:t xml:space="preserve"> </w:t>
                            </w:r>
                            <w:r w:rsidRPr="002B1876">
                              <w:rPr>
                                <w:rFonts w:ascii="Open Sans" w:hAnsi="Open Sans" w:cs="Open Sans"/>
                                <w:b/>
                                <w:color w:val="FFFFFF" w:themeColor="background1"/>
                                <w:sz w:val="22"/>
                              </w:rPr>
                              <w:t>and</w:t>
                            </w:r>
                            <w:r w:rsidRPr="002B1876">
                              <w:rPr>
                                <w:rFonts w:ascii="Open Sans" w:hAnsi="Open Sans" w:cs="Open Sans"/>
                                <w:b/>
                                <w:sz w:val="22"/>
                              </w:rPr>
                              <w:t xml:space="preserve"> </w:t>
                            </w:r>
                            <w:r w:rsidRPr="00253EE7">
                              <w:rPr>
                                <w:rFonts w:ascii="Open Sans" w:hAnsi="Open Sans" w:cs="Open Sans"/>
                                <w:b/>
                                <w:color w:val="9CC2E5" w:themeColor="accent1" w:themeTint="99"/>
                                <w:sz w:val="22"/>
                              </w:rPr>
                              <w:t xml:space="preserve">services </w:t>
                            </w:r>
                            <w:r w:rsidRPr="002B1876">
                              <w:rPr>
                                <w:rFonts w:ascii="Open Sans" w:hAnsi="Open Sans" w:cs="Open Sans"/>
                                <w:b/>
                                <w:color w:val="FFFFFF" w:themeColor="background1"/>
                                <w:sz w:val="22"/>
                              </w:rPr>
                              <w:t>to</w:t>
                            </w:r>
                            <w:r w:rsidRPr="002B1876">
                              <w:rPr>
                                <w:rFonts w:ascii="Open Sans" w:hAnsi="Open Sans" w:cs="Open Sans"/>
                                <w:b/>
                                <w:sz w:val="22"/>
                              </w:rPr>
                              <w:t xml:space="preserve"> </w:t>
                            </w:r>
                            <w:r w:rsidRPr="00253EE7">
                              <w:rPr>
                                <w:rFonts w:ascii="Open Sans" w:hAnsi="Open Sans" w:cs="Open Sans"/>
                                <w:b/>
                                <w:color w:val="9CC2E5" w:themeColor="accent1" w:themeTint="99"/>
                                <w:sz w:val="22"/>
                              </w:rPr>
                              <w:t>final consumers</w:t>
                            </w:r>
                            <w:r w:rsidRPr="002B1876">
                              <w:rPr>
                                <w:rFonts w:ascii="Open Sans" w:hAnsi="Open Sans" w:cs="Open Sans"/>
                                <w:b/>
                                <w:sz w:val="22"/>
                              </w:rPr>
                              <w:t xml:space="preserve"> </w:t>
                            </w:r>
                            <w:r w:rsidRPr="002B1876">
                              <w:rPr>
                                <w:rFonts w:ascii="Open Sans" w:hAnsi="Open Sans" w:cs="Open Sans"/>
                                <w:b/>
                                <w:color w:val="FFFFFF" w:themeColor="background1"/>
                                <w:sz w:val="22"/>
                              </w:rPr>
                              <w:t xml:space="preserve">for their own personal or household use. </w:t>
                            </w:r>
                          </w:p>
                          <w:p w14:paraId="57167DC0" w14:textId="77777777" w:rsidR="007A2B9F" w:rsidRPr="002B1876" w:rsidRDefault="007A2B9F" w:rsidP="002B1876">
                            <w:pPr>
                              <w:rPr>
                                <w:rFonts w:ascii="Open Sans" w:hAnsi="Open Sans" w:cs="Open Sans"/>
                                <w:b/>
                                <w:color w:val="FFFFFF" w:themeColor="background1"/>
                                <w:sz w:val="22"/>
                              </w:rPr>
                            </w:pPr>
                          </w:p>
                          <w:p w14:paraId="70DEEB3D" w14:textId="63B85A2C" w:rsidR="007A2B9F" w:rsidRPr="002B1876" w:rsidRDefault="007A2B9F" w:rsidP="002B1876">
                            <w:pPr>
                              <w:rPr>
                                <w:rFonts w:ascii="Open Sans" w:hAnsi="Open Sans" w:cs="Open Sans"/>
                                <w:b/>
                                <w:color w:val="FFFFFF" w:themeColor="background1"/>
                                <w:sz w:val="22"/>
                              </w:rPr>
                            </w:pPr>
                            <w:r w:rsidRPr="002B1876">
                              <w:rPr>
                                <w:rFonts w:ascii="Open Sans" w:hAnsi="Open Sans" w:cs="Open Sans"/>
                                <w:b/>
                                <w:color w:val="FFFFFF" w:themeColor="background1"/>
                                <w:sz w:val="22"/>
                              </w:rPr>
                              <w:t xml:space="preserve">It does this by organizing their availability on a relatively large scale and supplying them to consumers on a relatively small scale. </w:t>
                            </w:r>
                          </w:p>
                          <w:p w14:paraId="64D8DA02" w14:textId="77777777" w:rsidR="007A2B9F" w:rsidRPr="002B1876" w:rsidRDefault="007A2B9F" w:rsidP="002B1876">
                            <w:pPr>
                              <w:rPr>
                                <w:rFonts w:ascii="Open Sans" w:hAnsi="Open Sans" w:cs="Open Sans"/>
                                <w:b/>
                                <w:sz w:val="22"/>
                              </w:rPr>
                            </w:pPr>
                          </w:p>
                          <w:p w14:paraId="6E306DFE" w14:textId="77777777" w:rsidR="007A2B9F" w:rsidRPr="002B1876" w:rsidRDefault="007A2B9F">
                            <w:pPr>
                              <w:rPr>
                                <w:b/>
                                <w:sz w:val="22"/>
                              </w:rPr>
                            </w:pPr>
                          </w:p>
                        </w:txbxContent>
                      </v:textbox>
                    </v:shape>
                  </w:pict>
                </mc:Fallback>
              </mc:AlternateContent>
            </w:r>
            <w:commentRangeStart w:id="4"/>
            <w:r w:rsidR="002B1876">
              <w:rPr>
                <w:noProof/>
                <w:lang w:val="en-SG" w:eastAsia="zh-CN"/>
              </w:rPr>
              <w:drawing>
                <wp:inline distT="0" distB="0" distL="0" distR="0" wp14:anchorId="3515353C" wp14:editId="7032BC53">
                  <wp:extent cx="5542625" cy="2543175"/>
                  <wp:effectExtent l="0" t="0" r="1270" b="0"/>
                  <wp:docPr id="17" name="Picture 17" descr="https://cdn.pixabay.com/photo/2016/11/28/18/18/danbo-1865615__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pixabay.com/photo/2016/11/28/18/18/danbo-1865615__34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0333" cy="2546712"/>
                          </a:xfrm>
                          <a:prstGeom prst="rect">
                            <a:avLst/>
                          </a:prstGeom>
                          <a:noFill/>
                          <a:ln>
                            <a:noFill/>
                          </a:ln>
                        </pic:spPr>
                      </pic:pic>
                    </a:graphicData>
                  </a:graphic>
                </wp:inline>
              </w:drawing>
            </w:r>
            <w:commentRangeEnd w:id="4"/>
            <w:r w:rsidR="00742D46">
              <w:rPr>
                <w:rStyle w:val="CommentReference"/>
              </w:rPr>
              <w:commentReference w:id="4"/>
            </w:r>
          </w:p>
          <w:p w14:paraId="664BDA09" w14:textId="77777777" w:rsidR="00742D46" w:rsidRDefault="00742D46" w:rsidP="009B2B82">
            <w:pPr>
              <w:spacing w:before="120" w:after="120"/>
              <w:contextualSpacing/>
              <w:rPr>
                <w:rFonts w:ascii="Open Sans" w:hAnsi="Open Sans" w:cs="Open Sans"/>
              </w:rPr>
            </w:pPr>
          </w:p>
          <w:p w14:paraId="06F884E2" w14:textId="77777777" w:rsidR="00BB629F" w:rsidRDefault="00BB629F" w:rsidP="009B2B82">
            <w:pPr>
              <w:spacing w:before="120" w:after="120"/>
              <w:contextualSpacing/>
              <w:rPr>
                <w:rFonts w:ascii="Open Sans" w:hAnsi="Open Sans" w:cs="Open Sans"/>
                <w:color w:val="000000"/>
              </w:rPr>
            </w:pPr>
            <w:r>
              <w:rPr>
                <w:rFonts w:ascii="Open Sans" w:hAnsi="Open Sans" w:cs="Open Sans"/>
                <w:color w:val="000000"/>
              </w:rPr>
              <w:t xml:space="preserve">To make retailing possible, an ecosystem </w:t>
            </w:r>
            <w:r w:rsidR="006B6672">
              <w:rPr>
                <w:rFonts w:ascii="Open Sans" w:hAnsi="Open Sans" w:cs="Open Sans"/>
                <w:color w:val="000000"/>
              </w:rPr>
              <w:t xml:space="preserve">of various participants </w:t>
            </w:r>
            <w:r>
              <w:rPr>
                <w:rFonts w:ascii="Open Sans" w:hAnsi="Open Sans" w:cs="Open Sans"/>
                <w:color w:val="000000"/>
              </w:rPr>
              <w:t>is needed.</w:t>
            </w:r>
          </w:p>
          <w:p w14:paraId="070E7E03" w14:textId="54FEFB77" w:rsidR="00BB629F" w:rsidRDefault="00BB629F" w:rsidP="009B2B82">
            <w:pPr>
              <w:spacing w:before="120" w:after="120"/>
              <w:contextualSpacing/>
              <w:rPr>
                <w:rFonts w:ascii="Open Sans" w:hAnsi="Open Sans" w:cs="Open Sans"/>
              </w:rPr>
            </w:pPr>
          </w:p>
          <w:p w14:paraId="227AA10A" w14:textId="1E3CCB6D" w:rsidR="00BC4B63" w:rsidRDefault="00BC4B63" w:rsidP="009B2B82">
            <w:pPr>
              <w:spacing w:before="120" w:after="120"/>
              <w:contextualSpacing/>
              <w:jc w:val="left"/>
              <w:rPr>
                <w:rFonts w:ascii="Open Sans" w:hAnsi="Open Sans" w:cs="Open Sans"/>
                <w:b/>
                <w:color w:val="000000"/>
              </w:rPr>
            </w:pPr>
          </w:p>
          <w:p w14:paraId="15B28132" w14:textId="2471E45F" w:rsidR="00B674CB" w:rsidRPr="00B674CB" w:rsidRDefault="00B674CB" w:rsidP="009B2B82">
            <w:pPr>
              <w:spacing w:before="120" w:after="120"/>
              <w:contextualSpacing/>
              <w:jc w:val="left"/>
              <w:rPr>
                <w:rFonts w:ascii="Open Sans" w:hAnsi="Open Sans" w:cs="Open Sans"/>
                <w:b/>
                <w:color w:val="000000"/>
                <w:sz w:val="22"/>
              </w:rPr>
            </w:pPr>
            <w:r w:rsidRPr="00B674CB">
              <w:rPr>
                <w:rFonts w:ascii="Open Sans" w:hAnsi="Open Sans" w:cs="Open Sans"/>
                <w:b/>
                <w:color w:val="000000"/>
                <w:sz w:val="22"/>
              </w:rPr>
              <w:t>Reference</w:t>
            </w:r>
            <w:r>
              <w:rPr>
                <w:rFonts w:ascii="Open Sans" w:hAnsi="Open Sans" w:cs="Open Sans"/>
                <w:b/>
                <w:color w:val="000000"/>
                <w:sz w:val="22"/>
              </w:rPr>
              <w:t>s</w:t>
            </w:r>
          </w:p>
          <w:p w14:paraId="6841F8B1" w14:textId="77777777" w:rsidR="00742D46" w:rsidRDefault="00DD4CC1" w:rsidP="00E924C2">
            <w:pPr>
              <w:pStyle w:val="ListParagraph"/>
              <w:numPr>
                <w:ilvl w:val="0"/>
                <w:numId w:val="37"/>
              </w:numPr>
              <w:spacing w:before="120" w:after="120"/>
              <w:jc w:val="left"/>
              <w:rPr>
                <w:rFonts w:ascii="Open Sans" w:hAnsi="Open Sans" w:cs="Open Sans"/>
                <w:b/>
                <w:color w:val="000000"/>
              </w:rPr>
            </w:pPr>
            <w:hyperlink r:id="rId10" w:history="1">
              <w:r w:rsidR="00B208BF" w:rsidRPr="00E924C2">
                <w:rPr>
                  <w:rStyle w:val="Hyperlink"/>
                  <w:rFonts w:ascii="Open Sans" w:hAnsi="Open Sans" w:cs="Open Sans"/>
                </w:rPr>
                <w:t>Retailing:</w:t>
              </w:r>
              <w:r w:rsidR="00B674CB" w:rsidRPr="00E924C2">
                <w:rPr>
                  <w:rStyle w:val="Hyperlink"/>
                  <w:rFonts w:ascii="Open Sans" w:hAnsi="Open Sans" w:cs="Open Sans"/>
                </w:rPr>
                <w:t xml:space="preserve"> environment &amp; operations</w:t>
              </w:r>
            </w:hyperlink>
            <w:r w:rsidR="00B674CB" w:rsidRPr="00B208BF">
              <w:rPr>
                <w:rFonts w:ascii="Open Sans" w:hAnsi="Open Sans" w:cs="Open Sans"/>
                <w:color w:val="000000"/>
              </w:rPr>
              <w:t xml:space="preserve"> (pages 12 – 15)</w:t>
            </w:r>
          </w:p>
          <w:p w14:paraId="5580B368" w14:textId="434C7C1B" w:rsidR="00E924C2" w:rsidRPr="00E924C2" w:rsidRDefault="00E924C2" w:rsidP="00E924C2">
            <w:pPr>
              <w:spacing w:before="120" w:after="120"/>
              <w:jc w:val="left"/>
              <w:rPr>
                <w:rFonts w:ascii="Open Sans" w:hAnsi="Open Sans" w:cs="Open Sans"/>
                <w:b/>
                <w:color w:val="000000"/>
              </w:rPr>
            </w:pPr>
          </w:p>
        </w:tc>
      </w:tr>
      <w:tr w:rsidR="00096806" w:rsidRPr="00096806" w14:paraId="6289C937" w14:textId="77777777" w:rsidTr="00096806">
        <w:trPr>
          <w:trHeight w:val="6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EE1B20C" w14:textId="15195547" w:rsidR="00096806" w:rsidRPr="00094B2C" w:rsidRDefault="002E61BF" w:rsidP="009B2B82">
            <w:pPr>
              <w:pStyle w:val="NormalWeb"/>
              <w:spacing w:before="120" w:beforeAutospacing="0" w:after="120" w:afterAutospacing="0"/>
              <w:contextualSpacing/>
              <w:rPr>
                <w:rFonts w:ascii="Open Sans" w:hAnsi="Open Sans" w:cs="Open Sans"/>
                <w:b/>
                <w:sz w:val="22"/>
              </w:rPr>
            </w:pPr>
            <w:r w:rsidRPr="00094B2C">
              <w:rPr>
                <w:rFonts w:ascii="Open Sans" w:hAnsi="Open Sans" w:cs="Open Sans"/>
                <w:b/>
                <w:color w:val="000000"/>
                <w:sz w:val="22"/>
              </w:rPr>
              <w:t>1</w:t>
            </w:r>
            <w:r w:rsidR="00096806" w:rsidRPr="00094B2C">
              <w:rPr>
                <w:rFonts w:ascii="Open Sans" w:hAnsi="Open Sans" w:cs="Open Sans"/>
                <w:b/>
                <w:color w:val="000000"/>
                <w:sz w:val="22"/>
              </w:rPr>
              <w:t>.</w:t>
            </w:r>
            <w:r w:rsidR="006A46DA" w:rsidRPr="00094B2C">
              <w:rPr>
                <w:rFonts w:ascii="Open Sans" w:hAnsi="Open Sans" w:cs="Open Sans"/>
                <w:b/>
                <w:color w:val="000000"/>
                <w:sz w:val="22"/>
              </w:rPr>
              <w:t>2</w:t>
            </w:r>
            <w:r w:rsidR="00B31F8B" w:rsidRPr="00094B2C">
              <w:rPr>
                <w:rFonts w:ascii="Open Sans" w:hAnsi="Open Sans" w:cs="Open Sans"/>
                <w:b/>
                <w:color w:val="000000"/>
                <w:sz w:val="22"/>
              </w:rPr>
              <w:t xml:space="preserve"> </w:t>
            </w:r>
            <w:r w:rsidR="00CF49FE" w:rsidRPr="00094B2C">
              <w:rPr>
                <w:rFonts w:ascii="Open Sans" w:hAnsi="Open Sans" w:cs="Open Sans"/>
                <w:b/>
                <w:sz w:val="22"/>
              </w:rPr>
              <w:t xml:space="preserve">Relationships in the </w:t>
            </w:r>
            <w:r w:rsidR="00C3111C" w:rsidRPr="00094B2C">
              <w:rPr>
                <w:rFonts w:ascii="Open Sans" w:hAnsi="Open Sans" w:cs="Open Sans"/>
                <w:b/>
                <w:sz w:val="22"/>
              </w:rPr>
              <w:t>Retail Ecosystem</w:t>
            </w:r>
          </w:p>
          <w:p w14:paraId="13785512" w14:textId="77777777" w:rsidR="00742D46" w:rsidRDefault="00742D46" w:rsidP="009B2B82">
            <w:pPr>
              <w:pStyle w:val="NormalWeb"/>
              <w:spacing w:before="120" w:beforeAutospacing="0" w:after="120" w:afterAutospacing="0"/>
              <w:contextualSpacing/>
              <w:rPr>
                <w:rFonts w:ascii="Open Sans" w:hAnsi="Open Sans" w:cs="Open Sans"/>
              </w:rPr>
            </w:pPr>
          </w:p>
          <w:p w14:paraId="0A645DCC" w14:textId="77777777" w:rsidR="00CF49FE" w:rsidRDefault="002E61BF" w:rsidP="009B2B82">
            <w:pPr>
              <w:pStyle w:val="NormalWeb"/>
              <w:spacing w:before="120" w:beforeAutospacing="0" w:after="120" w:afterAutospacing="0"/>
              <w:contextualSpacing/>
              <w:rPr>
                <w:rFonts w:ascii="Open Sans" w:hAnsi="Open Sans" w:cs="Open Sans"/>
              </w:rPr>
            </w:pPr>
            <w:r w:rsidRPr="002E61BF">
              <w:rPr>
                <w:rFonts w:ascii="Open Sans" w:hAnsi="Open Sans" w:cs="Open Sans"/>
              </w:rPr>
              <w:t xml:space="preserve">The figure here shows a typical </w:t>
            </w:r>
            <w:r w:rsidRPr="005B0F2E">
              <w:rPr>
                <w:rFonts w:ascii="Open Sans" w:hAnsi="Open Sans" w:cs="Open Sans"/>
                <w:b/>
              </w:rPr>
              <w:t>retail ecosystem</w:t>
            </w:r>
            <w:r w:rsidRPr="002E61BF">
              <w:rPr>
                <w:rFonts w:ascii="Open Sans" w:hAnsi="Open Sans" w:cs="Open Sans"/>
              </w:rPr>
              <w:t xml:space="preserve">. </w:t>
            </w:r>
            <w:r w:rsidR="00CF49FE" w:rsidRPr="00CF49FE">
              <w:rPr>
                <w:rFonts w:ascii="Open Sans" w:hAnsi="Open Sans" w:cs="Open Sans"/>
              </w:rPr>
              <w:t xml:space="preserve">A retail ecosystem describes the relationships between the various actors </w:t>
            </w:r>
            <w:r w:rsidR="006A3835">
              <w:rPr>
                <w:rFonts w:ascii="Open Sans" w:hAnsi="Open Sans" w:cs="Open Sans"/>
              </w:rPr>
              <w:t xml:space="preserve">as </w:t>
            </w:r>
            <w:r w:rsidR="00CF49FE" w:rsidRPr="00CF49FE">
              <w:rPr>
                <w:rFonts w:ascii="Open Sans" w:hAnsi="Open Sans" w:cs="Open Sans"/>
              </w:rPr>
              <w:t xml:space="preserve">shown below. </w:t>
            </w:r>
          </w:p>
          <w:p w14:paraId="476F0ECF" w14:textId="77777777" w:rsidR="00D16087" w:rsidRDefault="00D16087" w:rsidP="009B2B82">
            <w:pPr>
              <w:pStyle w:val="NormalWeb"/>
              <w:spacing w:before="120" w:beforeAutospacing="0" w:after="120" w:afterAutospacing="0"/>
              <w:contextualSpacing/>
              <w:rPr>
                <w:rFonts w:ascii="Open Sans" w:hAnsi="Open Sans" w:cs="Open Sans"/>
              </w:rPr>
            </w:pPr>
          </w:p>
          <w:p w14:paraId="0A9801C8" w14:textId="77777777" w:rsidR="00CF49FE" w:rsidRDefault="00EE0418" w:rsidP="009B2B82">
            <w:pPr>
              <w:pStyle w:val="NormalWeb"/>
              <w:spacing w:before="120" w:beforeAutospacing="0" w:after="120" w:afterAutospacing="0"/>
              <w:contextualSpacing/>
              <w:jc w:val="center"/>
              <w:rPr>
                <w:rFonts w:ascii="Open Sans" w:hAnsi="Open Sans" w:cs="Open Sans"/>
              </w:rPr>
            </w:pPr>
            <w:r>
              <w:rPr>
                <w:rFonts w:ascii="Open Sans" w:hAnsi="Open Sans" w:cs="Open Sans"/>
                <w:noProof/>
                <w:lang w:val="en-SG" w:eastAsia="zh-CN"/>
              </w:rPr>
              <w:lastRenderedPageBreak/>
              <mc:AlternateContent>
                <mc:Choice Requires="wps">
                  <w:drawing>
                    <wp:anchor distT="0" distB="0" distL="114300" distR="114300" simplePos="0" relativeHeight="251673600" behindDoc="0" locked="0" layoutInCell="1" allowOverlap="1" wp14:anchorId="0D274156" wp14:editId="3602372A">
                      <wp:simplePos x="0" y="0"/>
                      <wp:positionH relativeFrom="column">
                        <wp:posOffset>4123055</wp:posOffset>
                      </wp:positionH>
                      <wp:positionV relativeFrom="paragraph">
                        <wp:posOffset>-9525</wp:posOffset>
                      </wp:positionV>
                      <wp:extent cx="219075" cy="219075"/>
                      <wp:effectExtent l="0" t="0" r="28575" b="28575"/>
                      <wp:wrapNone/>
                      <wp:docPr id="16" name="Oval 16"/>
                      <wp:cNvGraphicFramePr/>
                      <a:graphic xmlns:a="http://schemas.openxmlformats.org/drawingml/2006/main">
                        <a:graphicData uri="http://schemas.microsoft.com/office/word/2010/wordprocessingShape">
                          <wps:wsp>
                            <wps:cNvSpPr/>
                            <wps:spPr>
                              <a:xfrm>
                                <a:off x="0" y="0"/>
                                <a:ext cx="219075" cy="219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D280FB" w14:textId="77777777" w:rsidR="007A2B9F" w:rsidRPr="00EE0418" w:rsidRDefault="007A2B9F" w:rsidP="00EE0418">
                                  <w:pPr>
                                    <w:jc w:val="center"/>
                                    <w:rPr>
                                      <w:lang w:val="en-US"/>
                                    </w:rPr>
                                  </w:pPr>
                                  <w:r>
                                    <w:rPr>
                                      <w:lang w:val="en-US"/>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0D274156" id="Oval 16" o:spid="_x0000_s1027" style="position:absolute;left:0;text-align:left;margin-left:324.65pt;margin-top:-.75pt;width:17.25pt;height:1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" fillcolor="#5b9bd5 [3204]" strokecolor="#1f4d78 [1604]" strokeweight="1pt">
                      <v:stroke joinstyle="miter"/>
                      <v:textbox inset="0,0,0,0">
                        <w:txbxContent>
                          <w:p w14:paraId="56D280FB" w14:textId="77777777" w:rsidR="007A2B9F" w:rsidRPr="00EE0418" w:rsidRDefault="007A2B9F" w:rsidP="00EE0418">
                            <w:pPr>
                              <w:jc w:val="center"/>
                              <w:rPr>
                                <w:lang w:val="en-US"/>
                              </w:rPr>
                            </w:pPr>
                            <w:r>
                              <w:rPr>
                                <w:lang w:val="en-US"/>
                              </w:rPr>
                              <w:t>6</w:t>
                            </w:r>
                          </w:p>
                        </w:txbxContent>
                      </v:textbox>
                    </v:oval>
                  </w:pict>
                </mc:Fallback>
              </mc:AlternateContent>
            </w:r>
            <w:r>
              <w:rPr>
                <w:rFonts w:ascii="Open Sans" w:hAnsi="Open Sans" w:cs="Open Sans"/>
                <w:noProof/>
                <w:lang w:val="en-SG" w:eastAsia="zh-CN"/>
              </w:rPr>
              <mc:AlternateContent>
                <mc:Choice Requires="wps">
                  <w:drawing>
                    <wp:anchor distT="0" distB="0" distL="114300" distR="114300" simplePos="0" relativeHeight="251671552" behindDoc="0" locked="0" layoutInCell="1" allowOverlap="1" wp14:anchorId="0E0B2592" wp14:editId="5CAD0750">
                      <wp:simplePos x="0" y="0"/>
                      <wp:positionH relativeFrom="column">
                        <wp:posOffset>4466590</wp:posOffset>
                      </wp:positionH>
                      <wp:positionV relativeFrom="paragraph">
                        <wp:posOffset>1847850</wp:posOffset>
                      </wp:positionV>
                      <wp:extent cx="219075" cy="219075"/>
                      <wp:effectExtent l="0" t="0" r="28575" b="28575"/>
                      <wp:wrapNone/>
                      <wp:docPr id="15" name="Oval 15"/>
                      <wp:cNvGraphicFramePr/>
                      <a:graphic xmlns:a="http://schemas.openxmlformats.org/drawingml/2006/main">
                        <a:graphicData uri="http://schemas.microsoft.com/office/word/2010/wordprocessingShape">
                          <wps:wsp>
                            <wps:cNvSpPr/>
                            <wps:spPr>
                              <a:xfrm>
                                <a:off x="0" y="0"/>
                                <a:ext cx="219075" cy="219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6E805C" w14:textId="77777777" w:rsidR="007A2B9F" w:rsidRPr="00EE0418" w:rsidRDefault="007A2B9F" w:rsidP="00EE0418">
                                  <w:pPr>
                                    <w:jc w:val="center"/>
                                    <w:rPr>
                                      <w:lang w:val="en-US"/>
                                    </w:rPr>
                                  </w:pPr>
                                  <w:r>
                                    <w:rPr>
                                      <w:lang w:val="en-US"/>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0E0B2592" id="Oval 15" o:spid="_x0000_s1028" style="position:absolute;left:0;text-align:left;margin-left:351.7pt;margin-top:145.5pt;width:17.25pt;height:1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" fillcolor="#5b9bd5 [3204]" strokecolor="#1f4d78 [1604]" strokeweight="1pt">
                      <v:stroke joinstyle="miter"/>
                      <v:textbox inset="0,0,0,0">
                        <w:txbxContent>
                          <w:p w14:paraId="0F6E805C" w14:textId="77777777" w:rsidR="007A2B9F" w:rsidRPr="00EE0418" w:rsidRDefault="007A2B9F" w:rsidP="00EE0418">
                            <w:pPr>
                              <w:jc w:val="center"/>
                              <w:rPr>
                                <w:lang w:val="en-US"/>
                              </w:rPr>
                            </w:pPr>
                            <w:r>
                              <w:rPr>
                                <w:lang w:val="en-US"/>
                              </w:rPr>
                              <w:t>5</w:t>
                            </w:r>
                          </w:p>
                        </w:txbxContent>
                      </v:textbox>
                    </v:oval>
                  </w:pict>
                </mc:Fallback>
              </mc:AlternateContent>
            </w:r>
            <w:r>
              <w:rPr>
                <w:rFonts w:ascii="Open Sans" w:hAnsi="Open Sans" w:cs="Open Sans"/>
                <w:noProof/>
                <w:lang w:val="en-SG" w:eastAsia="zh-CN"/>
              </w:rPr>
              <mc:AlternateContent>
                <mc:Choice Requires="wps">
                  <w:drawing>
                    <wp:anchor distT="0" distB="0" distL="114300" distR="114300" simplePos="0" relativeHeight="251669504" behindDoc="0" locked="0" layoutInCell="1" allowOverlap="1" wp14:anchorId="74FE6785" wp14:editId="5ED642E4">
                      <wp:simplePos x="0" y="0"/>
                      <wp:positionH relativeFrom="column">
                        <wp:posOffset>2038985</wp:posOffset>
                      </wp:positionH>
                      <wp:positionV relativeFrom="paragraph">
                        <wp:posOffset>2609850</wp:posOffset>
                      </wp:positionV>
                      <wp:extent cx="219075" cy="219075"/>
                      <wp:effectExtent l="0" t="0" r="28575" b="28575"/>
                      <wp:wrapNone/>
                      <wp:docPr id="14" name="Oval 14"/>
                      <wp:cNvGraphicFramePr/>
                      <a:graphic xmlns:a="http://schemas.openxmlformats.org/drawingml/2006/main">
                        <a:graphicData uri="http://schemas.microsoft.com/office/word/2010/wordprocessingShape">
                          <wps:wsp>
                            <wps:cNvSpPr/>
                            <wps:spPr>
                              <a:xfrm>
                                <a:off x="0" y="0"/>
                                <a:ext cx="219075" cy="219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138BB7" w14:textId="77777777" w:rsidR="007A2B9F" w:rsidRPr="00EE0418" w:rsidRDefault="007A2B9F" w:rsidP="00EE0418">
                                  <w:pPr>
                                    <w:jc w:val="center"/>
                                    <w:rPr>
                                      <w:lang w:val="en-US"/>
                                    </w:rPr>
                                  </w:pPr>
                                  <w:r>
                                    <w:rPr>
                                      <w:lang w:val="en-US"/>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74FE6785" id="Oval 14" o:spid="_x0000_s1029" style="position:absolute;left:0;text-align:left;margin-left:160.55pt;margin-top:205.5pt;width:17.25pt;height:1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" fillcolor="#5b9bd5 [3204]" strokecolor="#1f4d78 [1604]" strokeweight="1pt">
                      <v:stroke joinstyle="miter"/>
                      <v:textbox inset="0,0,0,0">
                        <w:txbxContent>
                          <w:p w14:paraId="18138BB7" w14:textId="77777777" w:rsidR="007A2B9F" w:rsidRPr="00EE0418" w:rsidRDefault="007A2B9F" w:rsidP="00EE0418">
                            <w:pPr>
                              <w:jc w:val="center"/>
                              <w:rPr>
                                <w:lang w:val="en-US"/>
                              </w:rPr>
                            </w:pPr>
                            <w:r>
                              <w:rPr>
                                <w:lang w:val="en-US"/>
                              </w:rPr>
                              <w:t>3</w:t>
                            </w:r>
                          </w:p>
                        </w:txbxContent>
                      </v:textbox>
                    </v:oval>
                  </w:pict>
                </mc:Fallback>
              </mc:AlternateContent>
            </w:r>
            <w:r>
              <w:rPr>
                <w:rFonts w:ascii="Open Sans" w:hAnsi="Open Sans" w:cs="Open Sans"/>
                <w:noProof/>
                <w:lang w:val="en-SG" w:eastAsia="zh-CN"/>
              </w:rPr>
              <mc:AlternateContent>
                <mc:Choice Requires="wps">
                  <w:drawing>
                    <wp:anchor distT="0" distB="0" distL="114300" distR="114300" simplePos="0" relativeHeight="251667456" behindDoc="0" locked="0" layoutInCell="1" allowOverlap="1" wp14:anchorId="5CD0FC1E" wp14:editId="5864FC30">
                      <wp:simplePos x="0" y="0"/>
                      <wp:positionH relativeFrom="column">
                        <wp:posOffset>316230</wp:posOffset>
                      </wp:positionH>
                      <wp:positionV relativeFrom="paragraph">
                        <wp:posOffset>1828800</wp:posOffset>
                      </wp:positionV>
                      <wp:extent cx="219075" cy="219075"/>
                      <wp:effectExtent l="0" t="0" r="28575" b="28575"/>
                      <wp:wrapNone/>
                      <wp:docPr id="13" name="Oval 13"/>
                      <wp:cNvGraphicFramePr/>
                      <a:graphic xmlns:a="http://schemas.openxmlformats.org/drawingml/2006/main">
                        <a:graphicData uri="http://schemas.microsoft.com/office/word/2010/wordprocessingShape">
                          <wps:wsp>
                            <wps:cNvSpPr/>
                            <wps:spPr>
                              <a:xfrm>
                                <a:off x="0" y="0"/>
                                <a:ext cx="219075" cy="219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3E6D2D" w14:textId="77777777" w:rsidR="007A2B9F" w:rsidRPr="00EE0418" w:rsidRDefault="007A2B9F" w:rsidP="00EE0418">
                                  <w:pPr>
                                    <w:jc w:val="center"/>
                                    <w:rPr>
                                      <w:lang w:val="en-US"/>
                                    </w:rPr>
                                  </w:pPr>
                                  <w:r>
                                    <w:rPr>
                                      <w:lang w:val="en-US"/>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5CD0FC1E" id="Oval 13" o:spid="_x0000_s1030" style="position:absolute;left:0;text-align:left;margin-left:24.9pt;margin-top:2in;width:17.25pt;height:17.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" fillcolor="#5b9bd5 [3204]" strokecolor="#1f4d78 [1604]" strokeweight="1pt">
                      <v:stroke joinstyle="miter"/>
                      <v:textbox inset="0,0,0,0">
                        <w:txbxContent>
                          <w:p w14:paraId="7A3E6D2D" w14:textId="77777777" w:rsidR="007A2B9F" w:rsidRPr="00EE0418" w:rsidRDefault="007A2B9F" w:rsidP="00EE0418">
                            <w:pPr>
                              <w:jc w:val="center"/>
                              <w:rPr>
                                <w:lang w:val="en-US"/>
                              </w:rPr>
                            </w:pPr>
                            <w:r>
                              <w:rPr>
                                <w:lang w:val="en-US"/>
                              </w:rPr>
                              <w:t>4</w:t>
                            </w:r>
                          </w:p>
                        </w:txbxContent>
                      </v:textbox>
                    </v:oval>
                  </w:pict>
                </mc:Fallback>
              </mc:AlternateContent>
            </w:r>
            <w:r>
              <w:rPr>
                <w:rFonts w:ascii="Open Sans" w:hAnsi="Open Sans" w:cs="Open Sans"/>
                <w:noProof/>
                <w:lang w:val="en-SG" w:eastAsia="zh-CN"/>
              </w:rPr>
              <mc:AlternateContent>
                <mc:Choice Requires="wps">
                  <w:drawing>
                    <wp:anchor distT="0" distB="0" distL="114300" distR="114300" simplePos="0" relativeHeight="251665408" behindDoc="0" locked="0" layoutInCell="1" allowOverlap="1" wp14:anchorId="352BAFDB" wp14:editId="6806260B">
                      <wp:simplePos x="0" y="0"/>
                      <wp:positionH relativeFrom="column">
                        <wp:posOffset>88265</wp:posOffset>
                      </wp:positionH>
                      <wp:positionV relativeFrom="paragraph">
                        <wp:posOffset>0</wp:posOffset>
                      </wp:positionV>
                      <wp:extent cx="219075" cy="219075"/>
                      <wp:effectExtent l="0" t="0" r="28575" b="28575"/>
                      <wp:wrapNone/>
                      <wp:docPr id="12" name="Oval 12"/>
                      <wp:cNvGraphicFramePr/>
                      <a:graphic xmlns:a="http://schemas.openxmlformats.org/drawingml/2006/main">
                        <a:graphicData uri="http://schemas.microsoft.com/office/word/2010/wordprocessingShape">
                          <wps:wsp>
                            <wps:cNvSpPr/>
                            <wps:spPr>
                              <a:xfrm>
                                <a:off x="0" y="0"/>
                                <a:ext cx="219075" cy="219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F2E2E7" w14:textId="77777777" w:rsidR="007A2B9F" w:rsidRPr="00EE0418" w:rsidRDefault="007A2B9F" w:rsidP="00EE0418">
                                  <w:pPr>
                                    <w:jc w:val="center"/>
                                    <w:rPr>
                                      <w:lang w:val="en-US"/>
                                    </w:rPr>
                                  </w:pPr>
                                  <w:r>
                                    <w:rPr>
                                      <w:lang w:val="en-US"/>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352BAFDB" id="Oval 12" o:spid="_x0000_s1031" style="position:absolute;left:0;text-align:left;margin-left:6.95pt;margin-top:0;width:17.25pt;height:17.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" fillcolor="#5b9bd5 [3204]" strokecolor="#1f4d78 [1604]" strokeweight="1pt">
                      <v:stroke joinstyle="miter"/>
                      <v:textbox inset="0,0,0,0">
                        <w:txbxContent>
                          <w:p w14:paraId="44F2E2E7" w14:textId="77777777" w:rsidR="007A2B9F" w:rsidRPr="00EE0418" w:rsidRDefault="007A2B9F" w:rsidP="00EE0418">
                            <w:pPr>
                              <w:jc w:val="center"/>
                              <w:rPr>
                                <w:lang w:val="en-US"/>
                              </w:rPr>
                            </w:pPr>
                            <w:r>
                              <w:rPr>
                                <w:lang w:val="en-US"/>
                              </w:rPr>
                              <w:t>2</w:t>
                            </w:r>
                          </w:p>
                        </w:txbxContent>
                      </v:textbox>
                    </v:oval>
                  </w:pict>
                </mc:Fallback>
              </mc:AlternateContent>
            </w:r>
            <w:r>
              <w:rPr>
                <w:rFonts w:ascii="Open Sans" w:hAnsi="Open Sans" w:cs="Open Sans"/>
                <w:noProof/>
                <w:lang w:val="en-SG" w:eastAsia="zh-CN"/>
              </w:rPr>
              <mc:AlternateContent>
                <mc:Choice Requires="wps">
                  <w:drawing>
                    <wp:anchor distT="0" distB="0" distL="114300" distR="114300" simplePos="0" relativeHeight="251663360" behindDoc="0" locked="0" layoutInCell="1" allowOverlap="1" wp14:anchorId="4EEE6AC2" wp14:editId="2B826A7F">
                      <wp:simplePos x="0" y="0"/>
                      <wp:positionH relativeFrom="column">
                        <wp:posOffset>2051050</wp:posOffset>
                      </wp:positionH>
                      <wp:positionV relativeFrom="paragraph">
                        <wp:posOffset>1114425</wp:posOffset>
                      </wp:positionV>
                      <wp:extent cx="219075" cy="219075"/>
                      <wp:effectExtent l="0" t="0" r="28575" b="28575"/>
                      <wp:wrapNone/>
                      <wp:docPr id="11" name="Oval 11"/>
                      <wp:cNvGraphicFramePr/>
                      <a:graphic xmlns:a="http://schemas.openxmlformats.org/drawingml/2006/main">
                        <a:graphicData uri="http://schemas.microsoft.com/office/word/2010/wordprocessingShape">
                          <wps:wsp>
                            <wps:cNvSpPr/>
                            <wps:spPr>
                              <a:xfrm>
                                <a:off x="0" y="0"/>
                                <a:ext cx="219075" cy="219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CDBA98" w14:textId="77777777" w:rsidR="007A2B9F" w:rsidRPr="00EE0418" w:rsidRDefault="007A2B9F" w:rsidP="00EE0418">
                                  <w:pPr>
                                    <w:jc w:val="center"/>
                                    <w:rPr>
                                      <w:lang w:val="en-US"/>
                                    </w:rPr>
                                  </w:pPr>
                                  <w:r>
                                    <w:rPr>
                                      <w:lang w:val="en-US"/>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4EEE6AC2" id="Oval 11" o:spid="_x0000_s1032" style="position:absolute;left:0;text-align:left;margin-left:161.5pt;margin-top:87.75pt;width:17.25pt;height:17.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" fillcolor="#5b9bd5 [3204]" strokecolor="#1f4d78 [1604]" strokeweight="1pt">
                      <v:stroke joinstyle="miter"/>
                      <v:textbox inset="0,0,0,0">
                        <w:txbxContent>
                          <w:p w14:paraId="17CDBA98" w14:textId="77777777" w:rsidR="007A2B9F" w:rsidRPr="00EE0418" w:rsidRDefault="007A2B9F" w:rsidP="00EE0418">
                            <w:pPr>
                              <w:jc w:val="center"/>
                              <w:rPr>
                                <w:lang w:val="en-US"/>
                              </w:rPr>
                            </w:pPr>
                            <w:r>
                              <w:rPr>
                                <w:lang w:val="en-US"/>
                              </w:rPr>
                              <w:t>1</w:t>
                            </w:r>
                          </w:p>
                        </w:txbxContent>
                      </v:textbox>
                    </v:oval>
                  </w:pict>
                </mc:Fallback>
              </mc:AlternateContent>
            </w:r>
            <w:commentRangeStart w:id="5"/>
            <w:r w:rsidR="00C56D7E">
              <w:rPr>
                <w:rFonts w:ascii="Open Sans" w:hAnsi="Open Sans" w:cs="Open Sans"/>
                <w:noProof/>
                <w:lang w:val="en-SG" w:eastAsia="zh-CN"/>
              </w:rPr>
              <w:drawing>
                <wp:inline distT="0" distB="0" distL="0" distR="0" wp14:anchorId="453C51B1" wp14:editId="3616DF0C">
                  <wp:extent cx="5495542" cy="326707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4689" cy="3272513"/>
                          </a:xfrm>
                          <a:prstGeom prst="rect">
                            <a:avLst/>
                          </a:prstGeom>
                          <a:noFill/>
                        </pic:spPr>
                      </pic:pic>
                    </a:graphicData>
                  </a:graphic>
                </wp:inline>
              </w:drawing>
            </w:r>
            <w:commentRangeEnd w:id="5"/>
            <w:r w:rsidR="002D26E5">
              <w:rPr>
                <w:rStyle w:val="CommentReference"/>
                <w:rFonts w:cs="Times New Roman"/>
              </w:rPr>
              <w:commentReference w:id="5"/>
            </w:r>
          </w:p>
          <w:p w14:paraId="0488FC53" w14:textId="77777777" w:rsidR="006B6672" w:rsidRDefault="006B6672" w:rsidP="009B2B82">
            <w:pPr>
              <w:pStyle w:val="NormalWeb"/>
              <w:spacing w:before="120" w:beforeAutospacing="0" w:after="120" w:afterAutospacing="0"/>
              <w:contextualSpacing/>
              <w:jc w:val="center"/>
              <w:rPr>
                <w:rFonts w:ascii="Open Sans" w:hAnsi="Open Sans" w:cs="Open Sans"/>
              </w:rPr>
            </w:pPr>
          </w:p>
          <w:p w14:paraId="1644A524" w14:textId="455D69AB" w:rsidR="00CF49FE" w:rsidRDefault="00CF49FE" w:rsidP="009B2B82">
            <w:pPr>
              <w:pStyle w:val="NormalWeb"/>
              <w:spacing w:before="120" w:beforeAutospacing="0" w:after="120" w:afterAutospacing="0"/>
              <w:contextualSpacing/>
              <w:rPr>
                <w:rFonts w:ascii="Open Sans" w:hAnsi="Open Sans" w:cs="Open Sans"/>
              </w:rPr>
            </w:pPr>
            <w:r>
              <w:rPr>
                <w:rFonts w:ascii="Open Sans" w:hAnsi="Open Sans" w:cs="Open Sans"/>
              </w:rPr>
              <w:t xml:space="preserve">1 - </w:t>
            </w:r>
            <w:r w:rsidRPr="00CF49FE">
              <w:rPr>
                <w:rFonts w:ascii="Open Sans" w:hAnsi="Open Sans" w:cs="Open Sans"/>
              </w:rPr>
              <w:t xml:space="preserve">The </w:t>
            </w:r>
            <w:r w:rsidRPr="00C56D7E">
              <w:rPr>
                <w:rFonts w:ascii="Open Sans" w:hAnsi="Open Sans" w:cs="Open Sans"/>
                <w:b/>
              </w:rPr>
              <w:t>Retailer</w:t>
            </w:r>
            <w:r w:rsidRPr="00CF49FE">
              <w:rPr>
                <w:rFonts w:ascii="Open Sans" w:hAnsi="Open Sans" w:cs="Open Sans"/>
              </w:rPr>
              <w:t xml:space="preserve"> procures from the Supplier, and sells it to the Consumer.</w:t>
            </w:r>
          </w:p>
          <w:p w14:paraId="2BAB955F" w14:textId="77777777" w:rsidR="00E924C2" w:rsidRDefault="00E924C2" w:rsidP="009B2B82">
            <w:pPr>
              <w:pStyle w:val="NormalWeb"/>
              <w:spacing w:before="120" w:beforeAutospacing="0" w:after="120" w:afterAutospacing="0"/>
              <w:contextualSpacing/>
              <w:rPr>
                <w:rFonts w:ascii="Open Sans" w:hAnsi="Open Sans" w:cs="Open Sans"/>
              </w:rPr>
            </w:pPr>
          </w:p>
          <w:p w14:paraId="62801744" w14:textId="6C0027EB" w:rsidR="00CF49FE" w:rsidRDefault="00CF49FE" w:rsidP="009B2B82">
            <w:pPr>
              <w:pStyle w:val="NormalWeb"/>
              <w:spacing w:before="120" w:beforeAutospacing="0" w:after="120" w:afterAutospacing="0"/>
              <w:contextualSpacing/>
              <w:rPr>
                <w:rFonts w:ascii="Open Sans" w:hAnsi="Open Sans" w:cs="Open Sans"/>
              </w:rPr>
            </w:pPr>
            <w:r>
              <w:rPr>
                <w:rFonts w:ascii="Open Sans" w:hAnsi="Open Sans" w:cs="Open Sans"/>
              </w:rPr>
              <w:t xml:space="preserve">2 - </w:t>
            </w:r>
            <w:r w:rsidRPr="00CF49FE">
              <w:rPr>
                <w:rFonts w:ascii="Open Sans" w:hAnsi="Open Sans" w:cs="Open Sans"/>
              </w:rPr>
              <w:t xml:space="preserve">The </w:t>
            </w:r>
            <w:r w:rsidRPr="00C56D7E">
              <w:rPr>
                <w:rFonts w:ascii="Open Sans" w:hAnsi="Open Sans" w:cs="Open Sans"/>
                <w:b/>
              </w:rPr>
              <w:t>Supplier</w:t>
            </w:r>
            <w:r w:rsidRPr="00CF49FE">
              <w:rPr>
                <w:rFonts w:ascii="Open Sans" w:hAnsi="Open Sans" w:cs="Open Sans"/>
              </w:rPr>
              <w:t xml:space="preserve"> provide</w:t>
            </w:r>
            <w:r w:rsidR="00E55249">
              <w:rPr>
                <w:rFonts w:ascii="Open Sans" w:hAnsi="Open Sans" w:cs="Open Sans"/>
              </w:rPr>
              <w:t>s</w:t>
            </w:r>
            <w:r w:rsidRPr="00CF49FE">
              <w:rPr>
                <w:rFonts w:ascii="Open Sans" w:hAnsi="Open Sans" w:cs="Open Sans"/>
              </w:rPr>
              <w:t xml:space="preserve"> supplies to the Retailer directly or via the Logistics Provider.</w:t>
            </w:r>
          </w:p>
          <w:p w14:paraId="48D913F6" w14:textId="77777777" w:rsidR="00E924C2" w:rsidRDefault="00E924C2" w:rsidP="009B2B82">
            <w:pPr>
              <w:pStyle w:val="NormalWeb"/>
              <w:spacing w:before="120" w:beforeAutospacing="0" w:after="120" w:afterAutospacing="0"/>
              <w:contextualSpacing/>
              <w:rPr>
                <w:rFonts w:ascii="Open Sans" w:hAnsi="Open Sans" w:cs="Open Sans"/>
              </w:rPr>
            </w:pPr>
          </w:p>
          <w:p w14:paraId="67096697" w14:textId="708E2597" w:rsidR="00CF49FE" w:rsidRDefault="00CF49FE" w:rsidP="009B2B82">
            <w:pPr>
              <w:pStyle w:val="NormalWeb"/>
              <w:spacing w:before="120" w:beforeAutospacing="0" w:after="120" w:afterAutospacing="0"/>
              <w:contextualSpacing/>
              <w:rPr>
                <w:rFonts w:ascii="Open Sans" w:hAnsi="Open Sans" w:cs="Open Sans"/>
              </w:rPr>
            </w:pPr>
            <w:r>
              <w:rPr>
                <w:rFonts w:ascii="Open Sans" w:hAnsi="Open Sans" w:cs="Open Sans"/>
              </w:rPr>
              <w:t xml:space="preserve">3 - </w:t>
            </w:r>
            <w:r w:rsidRPr="00CF49FE">
              <w:rPr>
                <w:rFonts w:ascii="Open Sans" w:hAnsi="Open Sans" w:cs="Open Sans"/>
              </w:rPr>
              <w:t xml:space="preserve">The </w:t>
            </w:r>
            <w:r w:rsidRPr="00C56D7E">
              <w:rPr>
                <w:rFonts w:ascii="Open Sans" w:hAnsi="Open Sans" w:cs="Open Sans"/>
                <w:b/>
              </w:rPr>
              <w:t>Consumer</w:t>
            </w:r>
            <w:r w:rsidRPr="00CF49FE">
              <w:rPr>
                <w:rFonts w:ascii="Open Sans" w:hAnsi="Open Sans" w:cs="Open Sans"/>
              </w:rPr>
              <w:t xml:space="preserve"> buys products and services from the Retailer.</w:t>
            </w:r>
          </w:p>
          <w:p w14:paraId="18450805" w14:textId="77777777" w:rsidR="00E924C2" w:rsidRDefault="00E924C2" w:rsidP="009B2B82">
            <w:pPr>
              <w:pStyle w:val="NormalWeb"/>
              <w:spacing w:before="120" w:beforeAutospacing="0" w:after="120" w:afterAutospacing="0"/>
              <w:contextualSpacing/>
              <w:rPr>
                <w:rFonts w:ascii="Open Sans" w:hAnsi="Open Sans" w:cs="Open Sans"/>
              </w:rPr>
            </w:pPr>
          </w:p>
          <w:p w14:paraId="6EB1955B" w14:textId="2B516C87" w:rsidR="00CF49FE" w:rsidRDefault="00CF49FE" w:rsidP="009B2B82">
            <w:pPr>
              <w:pStyle w:val="NormalWeb"/>
              <w:spacing w:before="120" w:beforeAutospacing="0" w:after="120" w:afterAutospacing="0"/>
              <w:contextualSpacing/>
              <w:rPr>
                <w:rFonts w:ascii="Open Sans" w:hAnsi="Open Sans" w:cs="Open Sans"/>
              </w:rPr>
            </w:pPr>
            <w:r>
              <w:rPr>
                <w:rFonts w:ascii="Open Sans" w:hAnsi="Open Sans" w:cs="Open Sans"/>
              </w:rPr>
              <w:t xml:space="preserve">4 – </w:t>
            </w:r>
            <w:r w:rsidRPr="00CF49FE">
              <w:rPr>
                <w:rFonts w:ascii="Open Sans" w:hAnsi="Open Sans" w:cs="Open Sans"/>
              </w:rPr>
              <w:t xml:space="preserve">The </w:t>
            </w:r>
            <w:r w:rsidRPr="00C56D7E">
              <w:rPr>
                <w:rFonts w:ascii="Open Sans" w:hAnsi="Open Sans" w:cs="Open Sans"/>
                <w:b/>
              </w:rPr>
              <w:t>Logistics Provider</w:t>
            </w:r>
            <w:r w:rsidRPr="00CF49FE">
              <w:rPr>
                <w:rFonts w:ascii="Open Sans" w:hAnsi="Open Sans" w:cs="Open Sans"/>
              </w:rPr>
              <w:t xml:space="preserve"> will take care of transporting the supply of goods from the Supplier to the Retailer, and from the Retailer to the Consumer.</w:t>
            </w:r>
          </w:p>
          <w:p w14:paraId="6DBD402C" w14:textId="77777777" w:rsidR="00E924C2" w:rsidRDefault="00E924C2" w:rsidP="009B2B82">
            <w:pPr>
              <w:pStyle w:val="NormalWeb"/>
              <w:spacing w:before="120" w:beforeAutospacing="0" w:after="120" w:afterAutospacing="0"/>
              <w:contextualSpacing/>
              <w:rPr>
                <w:rFonts w:ascii="Open Sans" w:hAnsi="Open Sans" w:cs="Open Sans"/>
              </w:rPr>
            </w:pPr>
          </w:p>
          <w:p w14:paraId="2DBBB07B" w14:textId="1053BC9E" w:rsidR="00CF49FE" w:rsidRDefault="00CF49FE" w:rsidP="009B2B82">
            <w:pPr>
              <w:pStyle w:val="NormalWeb"/>
              <w:spacing w:before="120" w:beforeAutospacing="0" w:after="120" w:afterAutospacing="0"/>
              <w:contextualSpacing/>
              <w:rPr>
                <w:rFonts w:ascii="Open Sans" w:hAnsi="Open Sans" w:cs="Open Sans"/>
              </w:rPr>
            </w:pPr>
            <w:r>
              <w:rPr>
                <w:rFonts w:ascii="Open Sans" w:hAnsi="Open Sans" w:cs="Open Sans"/>
              </w:rPr>
              <w:t xml:space="preserve">5 -  </w:t>
            </w:r>
            <w:r w:rsidRPr="00CF49FE">
              <w:rPr>
                <w:rFonts w:ascii="Open Sans" w:hAnsi="Open Sans" w:cs="Open Sans"/>
              </w:rPr>
              <w:t xml:space="preserve">The </w:t>
            </w:r>
            <w:r w:rsidRPr="00C56D7E">
              <w:rPr>
                <w:rFonts w:ascii="Open Sans" w:hAnsi="Open Sans" w:cs="Open Sans"/>
                <w:b/>
              </w:rPr>
              <w:t>Finance Provider</w:t>
            </w:r>
            <w:r w:rsidRPr="00CF49FE">
              <w:rPr>
                <w:rFonts w:ascii="Open Sans" w:hAnsi="Open Sans" w:cs="Open Sans"/>
              </w:rPr>
              <w:t xml:space="preserve"> can finance both the Retailer and Consumer. For e.g., the Consumer can buy on credit, say, interest-free with a credit card.</w:t>
            </w:r>
          </w:p>
          <w:p w14:paraId="7777AAC6" w14:textId="77777777" w:rsidR="00E924C2" w:rsidRDefault="00E924C2" w:rsidP="009B2B82">
            <w:pPr>
              <w:pStyle w:val="NormalWeb"/>
              <w:spacing w:before="120" w:beforeAutospacing="0" w:after="120" w:afterAutospacing="0"/>
              <w:contextualSpacing/>
              <w:rPr>
                <w:rFonts w:ascii="Open Sans" w:hAnsi="Open Sans" w:cs="Open Sans"/>
              </w:rPr>
            </w:pPr>
          </w:p>
          <w:p w14:paraId="526DAFDA" w14:textId="77777777" w:rsidR="000243DC" w:rsidRDefault="00CF49FE" w:rsidP="009B2B82">
            <w:pPr>
              <w:pStyle w:val="NormalWeb"/>
              <w:spacing w:before="120" w:beforeAutospacing="0" w:after="120" w:afterAutospacing="0"/>
              <w:contextualSpacing/>
              <w:rPr>
                <w:rFonts w:ascii="Open Sans" w:hAnsi="Open Sans" w:cs="Open Sans"/>
              </w:rPr>
            </w:pPr>
            <w:r>
              <w:rPr>
                <w:rFonts w:ascii="Open Sans" w:hAnsi="Open Sans" w:cs="Open Sans"/>
              </w:rPr>
              <w:t xml:space="preserve">6 - </w:t>
            </w:r>
            <w:r w:rsidRPr="00CF49FE">
              <w:rPr>
                <w:rFonts w:ascii="Open Sans" w:hAnsi="Open Sans" w:cs="Open Sans"/>
              </w:rPr>
              <w:t xml:space="preserve">The </w:t>
            </w:r>
            <w:r w:rsidRPr="00C56D7E">
              <w:rPr>
                <w:rFonts w:ascii="Open Sans" w:hAnsi="Open Sans" w:cs="Open Sans"/>
                <w:b/>
              </w:rPr>
              <w:t>Regulator</w:t>
            </w:r>
            <w:r w:rsidRPr="00CF49FE">
              <w:rPr>
                <w:rFonts w:ascii="Open Sans" w:hAnsi="Open Sans" w:cs="Open Sans"/>
              </w:rPr>
              <w:t xml:space="preserve"> ensures that all products and services are provided according to existing rules and regulations.</w:t>
            </w:r>
          </w:p>
          <w:p w14:paraId="07EF1DB9" w14:textId="63F0E68F" w:rsidR="0027253B" w:rsidRDefault="0027253B" w:rsidP="009B2B82">
            <w:pPr>
              <w:pStyle w:val="NormalWeb"/>
              <w:spacing w:before="120" w:beforeAutospacing="0" w:after="120" w:afterAutospacing="0"/>
              <w:contextualSpacing/>
              <w:rPr>
                <w:rFonts w:ascii="Open Sans" w:hAnsi="Open Sans" w:cs="Open Sans"/>
              </w:rPr>
            </w:pPr>
          </w:p>
          <w:p w14:paraId="146E323B" w14:textId="0CF0AB7A" w:rsidR="00E924C2" w:rsidRPr="00D16087" w:rsidRDefault="00E924C2" w:rsidP="009B2B82">
            <w:pPr>
              <w:pStyle w:val="NormalWeb"/>
              <w:spacing w:before="120" w:beforeAutospacing="0" w:after="120" w:afterAutospacing="0"/>
              <w:contextualSpacing/>
              <w:rPr>
                <w:rFonts w:ascii="Open Sans" w:hAnsi="Open Sans" w:cs="Open Sans"/>
              </w:rPr>
            </w:pPr>
          </w:p>
        </w:tc>
      </w:tr>
      <w:tr w:rsidR="007A7BDB" w:rsidRPr="00096806" w14:paraId="48C8A539" w14:textId="77777777" w:rsidTr="00C81C82">
        <w:trPr>
          <w:trHeight w:val="375"/>
          <w:jc w:val="center"/>
        </w:trPr>
        <w:tc>
          <w:tcPr>
            <w:tcW w:w="0" w:type="auto"/>
            <w:tcBorders>
              <w:top w:val="single" w:sz="6" w:space="0" w:color="000000"/>
              <w:left w:val="single" w:sz="6" w:space="0" w:color="000000"/>
              <w:bottom w:val="single" w:sz="6" w:space="0" w:color="000000"/>
              <w:right w:val="single" w:sz="6" w:space="0" w:color="000000"/>
            </w:tcBorders>
            <w:shd w:val="clear" w:color="auto" w:fill="DEEBF6"/>
            <w:tcMar>
              <w:top w:w="0" w:type="dxa"/>
              <w:left w:w="120" w:type="dxa"/>
              <w:bottom w:w="0" w:type="dxa"/>
              <w:right w:w="120" w:type="dxa"/>
            </w:tcMar>
          </w:tcPr>
          <w:p w14:paraId="25304B62" w14:textId="57E6A4E9" w:rsidR="007A7BDB" w:rsidRDefault="007A7BDB" w:rsidP="0027253B">
            <w:pPr>
              <w:pStyle w:val="NormalWeb"/>
              <w:spacing w:before="120" w:beforeAutospacing="0" w:after="120" w:afterAutospacing="0"/>
              <w:contextualSpacing/>
              <w:jc w:val="center"/>
              <w:rPr>
                <w:rFonts w:ascii="Open Sans" w:hAnsi="Open Sans" w:cs="Open Sans"/>
                <w:b/>
                <w:color w:val="000000"/>
              </w:rPr>
            </w:pPr>
            <w:r w:rsidRPr="0027253B">
              <w:rPr>
                <w:rFonts w:ascii="Open Sans" w:hAnsi="Open Sans" w:cs="Open Sans"/>
                <w:b/>
                <w:color w:val="000000"/>
                <w:sz w:val="22"/>
              </w:rPr>
              <w:lastRenderedPageBreak/>
              <w:t>2</w:t>
            </w:r>
            <w:r w:rsidR="0027253B">
              <w:rPr>
                <w:rFonts w:ascii="Open Sans" w:hAnsi="Open Sans" w:cs="Open Sans"/>
                <w:b/>
                <w:color w:val="000000"/>
                <w:sz w:val="22"/>
              </w:rPr>
              <w:t>.</w:t>
            </w:r>
            <w:r w:rsidRPr="0027253B">
              <w:rPr>
                <w:rFonts w:ascii="Open Sans" w:hAnsi="Open Sans" w:cs="Open Sans"/>
                <w:b/>
                <w:color w:val="000000"/>
                <w:sz w:val="22"/>
              </w:rPr>
              <w:t xml:space="preserve"> </w:t>
            </w:r>
            <w:r w:rsidRPr="0027253B">
              <w:rPr>
                <w:rFonts w:ascii="Open Sans" w:hAnsi="Open Sans" w:cs="Open Sans"/>
                <w:b/>
                <w:bCs w:val="0"/>
                <w:color w:val="000000"/>
                <w:sz w:val="22"/>
              </w:rPr>
              <w:t>Analytics Journey</w:t>
            </w:r>
          </w:p>
        </w:tc>
      </w:tr>
      <w:tr w:rsidR="007A7BDB" w:rsidRPr="00096806" w14:paraId="1EDE0395" w14:textId="77777777" w:rsidTr="00C81C82">
        <w:trPr>
          <w:trHeight w:val="6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4776581" w14:textId="77777777" w:rsidR="00C75A95" w:rsidRPr="00094B2C" w:rsidRDefault="006A46DA" w:rsidP="009B2B82">
            <w:pPr>
              <w:pStyle w:val="NormalWeb"/>
              <w:spacing w:before="120" w:beforeAutospacing="0" w:after="120" w:afterAutospacing="0"/>
              <w:contextualSpacing/>
              <w:rPr>
                <w:rFonts w:ascii="Open Sans" w:hAnsi="Open Sans" w:cs="Open Sans"/>
                <w:b/>
                <w:color w:val="000000"/>
                <w:sz w:val="22"/>
              </w:rPr>
            </w:pPr>
            <w:r w:rsidRPr="00094B2C">
              <w:rPr>
                <w:rFonts w:ascii="Open Sans" w:hAnsi="Open Sans" w:cs="Open Sans"/>
                <w:b/>
                <w:color w:val="000000"/>
                <w:sz w:val="22"/>
              </w:rPr>
              <w:t>2.1 Introduction</w:t>
            </w:r>
          </w:p>
          <w:p w14:paraId="037DF1FD" w14:textId="0ED81C72" w:rsidR="00E27201" w:rsidRDefault="00E27201" w:rsidP="009B2B82">
            <w:pPr>
              <w:pStyle w:val="NormalWeb"/>
              <w:spacing w:before="120" w:beforeAutospacing="0" w:after="120" w:afterAutospacing="0"/>
              <w:contextualSpacing/>
              <w:rPr>
                <w:rFonts w:ascii="Open Sans" w:hAnsi="Open Sans" w:cs="Open Sans"/>
                <w:b/>
                <w:color w:val="000000"/>
              </w:rPr>
            </w:pPr>
          </w:p>
          <w:p w14:paraId="13C804ED" w14:textId="57D39236" w:rsidR="00094B2C" w:rsidRPr="006A46DA" w:rsidRDefault="00094B2C" w:rsidP="009B2B82">
            <w:pPr>
              <w:pStyle w:val="NormalWeb"/>
              <w:spacing w:before="120" w:beforeAutospacing="0" w:after="120" w:afterAutospacing="0"/>
              <w:contextualSpacing/>
              <w:rPr>
                <w:rFonts w:ascii="Open Sans" w:hAnsi="Open Sans" w:cs="Open Sans"/>
                <w:b/>
                <w:color w:val="000000"/>
              </w:rPr>
            </w:pPr>
            <w:commentRangeStart w:id="6"/>
            <w:r>
              <w:rPr>
                <w:noProof/>
                <w:lang w:val="en-SG" w:eastAsia="zh-CN"/>
              </w:rPr>
              <w:lastRenderedPageBreak/>
              <w:drawing>
                <wp:inline distT="0" distB="0" distL="0" distR="0" wp14:anchorId="79C5F5E5" wp14:editId="6A9D09B1">
                  <wp:extent cx="5567380" cy="3143250"/>
                  <wp:effectExtent l="0" t="0" r="0" b="0"/>
                  <wp:docPr id="33" name="Picture 33" descr="Man, Person, Happy, Waiter, Worker, Job, 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n, Person, Happy, Waiter, Worker, Job, Employe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7530" cy="3148980"/>
                          </a:xfrm>
                          <a:prstGeom prst="rect">
                            <a:avLst/>
                          </a:prstGeom>
                          <a:noFill/>
                          <a:ln>
                            <a:noFill/>
                          </a:ln>
                        </pic:spPr>
                      </pic:pic>
                    </a:graphicData>
                  </a:graphic>
                </wp:inline>
              </w:drawing>
            </w:r>
            <w:commentRangeEnd w:id="6"/>
            <w:r>
              <w:rPr>
                <w:rStyle w:val="CommentReference"/>
                <w:rFonts w:cs="Times New Roman"/>
              </w:rPr>
              <w:commentReference w:id="6"/>
            </w:r>
          </w:p>
          <w:p w14:paraId="18864CEB" w14:textId="4E174B27" w:rsidR="007B402E" w:rsidRDefault="007B402E" w:rsidP="007B402E">
            <w:pPr>
              <w:pStyle w:val="NormalWeb"/>
              <w:spacing w:before="120" w:beforeAutospacing="0" w:after="120" w:afterAutospacing="0"/>
              <w:contextualSpacing/>
              <w:rPr>
                <w:rFonts w:ascii="Open Sans" w:hAnsi="Open Sans" w:cs="Open Sans"/>
                <w:color w:val="000000"/>
              </w:rPr>
            </w:pPr>
            <w:r w:rsidRPr="002B1876">
              <w:rPr>
                <w:rFonts w:ascii="Open Sans" w:hAnsi="Open Sans" w:cs="Open Sans"/>
                <w:noProof/>
                <w:lang w:val="en-SG" w:eastAsia="zh-CN"/>
              </w:rPr>
              <mc:AlternateContent>
                <mc:Choice Requires="wps">
                  <w:drawing>
                    <wp:inline distT="0" distB="0" distL="0" distR="0" wp14:anchorId="34F6E487" wp14:editId="378C4065">
                      <wp:extent cx="5565600" cy="1257300"/>
                      <wp:effectExtent l="0" t="0" r="0" b="0"/>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5600" cy="1257300"/>
                              </a:xfrm>
                              <a:prstGeom prst="rect">
                                <a:avLst/>
                              </a:prstGeom>
                              <a:solidFill>
                                <a:schemeClr val="tx1"/>
                              </a:solidFill>
                              <a:ln w="9525">
                                <a:noFill/>
                                <a:miter lim="800000"/>
                                <a:headEnd/>
                                <a:tailEnd/>
                              </a:ln>
                            </wps:spPr>
                            <wps:txbx>
                              <w:txbxContent>
                                <w:p w14:paraId="538FB9C4" w14:textId="77777777" w:rsidR="007B402E" w:rsidRDefault="007B402E" w:rsidP="007B402E">
                                  <w:pPr>
                                    <w:rPr>
                                      <w:rFonts w:ascii="Open Sans" w:hAnsi="Open Sans" w:cs="Open Sans"/>
                                      <w:b/>
                                      <w:color w:val="FFFFFF" w:themeColor="background1"/>
                                      <w:sz w:val="22"/>
                                    </w:rPr>
                                  </w:pPr>
                                  <w:r>
                                    <w:rPr>
                                      <w:rFonts w:ascii="Open Sans" w:hAnsi="Open Sans" w:cs="Open Sans"/>
                                      <w:b/>
                                      <w:color w:val="FFFFFF" w:themeColor="background1"/>
                                      <w:sz w:val="22"/>
                                    </w:rPr>
                                    <w:t>“</w:t>
                                  </w:r>
                                  <w:r w:rsidRPr="00094B2C">
                                    <w:rPr>
                                      <w:rFonts w:ascii="Open Sans" w:hAnsi="Open Sans" w:cs="Open Sans"/>
                                      <w:b/>
                                      <w:color w:val="FFFFFF" w:themeColor="background1"/>
                                      <w:sz w:val="22"/>
                                    </w:rPr>
                                    <w:t xml:space="preserve">I’m trying to start analytics in my business. </w:t>
                                  </w:r>
                                </w:p>
                                <w:p w14:paraId="4BD685B8" w14:textId="77777777" w:rsidR="007B402E" w:rsidRDefault="007B402E" w:rsidP="007B402E">
                                  <w:pPr>
                                    <w:rPr>
                                      <w:rFonts w:ascii="Open Sans" w:hAnsi="Open Sans" w:cs="Open Sans"/>
                                      <w:b/>
                                      <w:color w:val="FFFFFF" w:themeColor="background1"/>
                                      <w:sz w:val="22"/>
                                    </w:rPr>
                                  </w:pPr>
                                </w:p>
                                <w:p w14:paraId="7FD4C4CC" w14:textId="77777777" w:rsidR="007B402E" w:rsidRPr="00094B2C" w:rsidRDefault="007B402E" w:rsidP="007B402E">
                                  <w:pPr>
                                    <w:rPr>
                                      <w:rFonts w:ascii="Open Sans" w:hAnsi="Open Sans" w:cs="Open Sans"/>
                                      <w:b/>
                                      <w:color w:val="FFFFFF" w:themeColor="background1"/>
                                      <w:sz w:val="22"/>
                                    </w:rPr>
                                  </w:pPr>
                                  <w:r w:rsidRPr="00094B2C">
                                    <w:rPr>
                                      <w:rFonts w:ascii="Open Sans" w:hAnsi="Open Sans" w:cs="Open Sans"/>
                                      <w:b/>
                                      <w:color w:val="FFFFFF" w:themeColor="background1"/>
                                      <w:sz w:val="22"/>
                                    </w:rPr>
                                    <w:t xml:space="preserve">Based on your experience, can you advise me which of the following areas typically happens first in an analytics journey in retail? </w:t>
                                  </w:r>
                                  <w:r>
                                    <w:rPr>
                                      <w:rFonts w:ascii="Open Sans" w:hAnsi="Open Sans" w:cs="Open Sans"/>
                                      <w:b/>
                                      <w:color w:val="FFFFFF" w:themeColor="background1"/>
                                      <w:sz w:val="22"/>
                                    </w:rPr>
                                    <w:t>“</w:t>
                                  </w:r>
                                </w:p>
                                <w:p w14:paraId="208EC7F6" w14:textId="77777777" w:rsidR="007B402E" w:rsidRDefault="007B402E" w:rsidP="007B402E">
                                  <w:pPr>
                                    <w:rPr>
                                      <w:rFonts w:ascii="Open Sans" w:hAnsi="Open Sans" w:cs="Open Sans"/>
                                      <w:b/>
                                      <w:color w:val="FFFFFF" w:themeColor="background1"/>
                                      <w:sz w:val="22"/>
                                    </w:rPr>
                                  </w:pPr>
                                </w:p>
                                <w:p w14:paraId="2099F9F7" w14:textId="77777777" w:rsidR="007B402E" w:rsidRPr="00094B2C" w:rsidRDefault="007B402E" w:rsidP="007B402E">
                                  <w:pPr>
                                    <w:rPr>
                                      <w:b/>
                                      <w:i/>
                                      <w:sz w:val="22"/>
                                    </w:rPr>
                                  </w:pPr>
                                  <w:r w:rsidRPr="00094B2C">
                                    <w:rPr>
                                      <w:rFonts w:ascii="Open Sans" w:hAnsi="Open Sans" w:cs="Open Sans"/>
                                      <w:b/>
                                      <w:i/>
                                      <w:color w:val="FFFFFF" w:themeColor="background1"/>
                                      <w:sz w:val="22"/>
                                    </w:rPr>
                                    <w:t>Select your answer, and click Done.</w:t>
                                  </w:r>
                                </w:p>
                              </w:txbxContent>
                            </wps:txbx>
                            <wps:bodyPr rot="0" vert="horz" wrap="square" lIns="91440" tIns="45720" rIns="91440" bIns="45720" anchor="t" anchorCtr="0">
                              <a:noAutofit/>
                            </wps:bodyPr>
                          </wps:ws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34F6E487" id="Text Box 2" o:spid="_x0000_s1033" type="#_x0000_t202" style="width:438.25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" fillcolor="black [3213]" stroked="f">
                      <v:textbox>
                        <w:txbxContent>
                          <w:p w14:paraId="538FB9C4" w14:textId="77777777" w:rsidR="007B402E" w:rsidRDefault="007B402E" w:rsidP="007B402E">
                            <w:pPr>
                              <w:rPr>
                                <w:rFonts w:ascii="Open Sans" w:hAnsi="Open Sans" w:cs="Open Sans"/>
                                <w:b/>
                                <w:color w:val="FFFFFF" w:themeColor="background1"/>
                                <w:sz w:val="22"/>
                              </w:rPr>
                            </w:pPr>
                            <w:r>
                              <w:rPr>
                                <w:rFonts w:ascii="Open Sans" w:hAnsi="Open Sans" w:cs="Open Sans"/>
                                <w:b/>
                                <w:color w:val="FFFFFF" w:themeColor="background1"/>
                                <w:sz w:val="22"/>
                              </w:rPr>
                              <w:t>“</w:t>
                            </w:r>
                            <w:r w:rsidRPr="00094B2C">
                              <w:rPr>
                                <w:rFonts w:ascii="Open Sans" w:hAnsi="Open Sans" w:cs="Open Sans"/>
                                <w:b/>
                                <w:color w:val="FFFFFF" w:themeColor="background1"/>
                                <w:sz w:val="22"/>
                              </w:rPr>
                              <w:t xml:space="preserve">I’m trying to start analytics in my business. </w:t>
                            </w:r>
                          </w:p>
                          <w:p w14:paraId="4BD685B8" w14:textId="77777777" w:rsidR="007B402E" w:rsidRDefault="007B402E" w:rsidP="007B402E">
                            <w:pPr>
                              <w:rPr>
                                <w:rFonts w:ascii="Open Sans" w:hAnsi="Open Sans" w:cs="Open Sans"/>
                                <w:b/>
                                <w:color w:val="FFFFFF" w:themeColor="background1"/>
                                <w:sz w:val="22"/>
                              </w:rPr>
                            </w:pPr>
                          </w:p>
                          <w:p w14:paraId="7FD4C4CC" w14:textId="77777777" w:rsidR="007B402E" w:rsidRPr="00094B2C" w:rsidRDefault="007B402E" w:rsidP="007B402E">
                            <w:pPr>
                              <w:rPr>
                                <w:rFonts w:ascii="Open Sans" w:hAnsi="Open Sans" w:cs="Open Sans"/>
                                <w:b/>
                                <w:color w:val="FFFFFF" w:themeColor="background1"/>
                                <w:sz w:val="22"/>
                              </w:rPr>
                            </w:pPr>
                            <w:r w:rsidRPr="00094B2C">
                              <w:rPr>
                                <w:rFonts w:ascii="Open Sans" w:hAnsi="Open Sans" w:cs="Open Sans"/>
                                <w:b/>
                                <w:color w:val="FFFFFF" w:themeColor="background1"/>
                                <w:sz w:val="22"/>
                              </w:rPr>
                              <w:t xml:space="preserve">Based on your experience, can you advise me which of the following areas typically happens first in an analytics journey in retail? </w:t>
                            </w:r>
                            <w:r>
                              <w:rPr>
                                <w:rFonts w:ascii="Open Sans" w:hAnsi="Open Sans" w:cs="Open Sans"/>
                                <w:b/>
                                <w:color w:val="FFFFFF" w:themeColor="background1"/>
                                <w:sz w:val="22"/>
                              </w:rPr>
                              <w:t>“</w:t>
                            </w:r>
                          </w:p>
                          <w:p w14:paraId="208EC7F6" w14:textId="77777777" w:rsidR="007B402E" w:rsidRDefault="007B402E" w:rsidP="007B402E">
                            <w:pPr>
                              <w:rPr>
                                <w:rFonts w:ascii="Open Sans" w:hAnsi="Open Sans" w:cs="Open Sans"/>
                                <w:b/>
                                <w:color w:val="FFFFFF" w:themeColor="background1"/>
                                <w:sz w:val="22"/>
                              </w:rPr>
                            </w:pPr>
                          </w:p>
                          <w:p w14:paraId="2099F9F7" w14:textId="77777777" w:rsidR="007B402E" w:rsidRPr="00094B2C" w:rsidRDefault="007B402E" w:rsidP="007B402E">
                            <w:pPr>
                              <w:rPr>
                                <w:b/>
                                <w:i/>
                                <w:sz w:val="22"/>
                              </w:rPr>
                            </w:pPr>
                            <w:r w:rsidRPr="00094B2C">
                              <w:rPr>
                                <w:rFonts w:ascii="Open Sans" w:hAnsi="Open Sans" w:cs="Open Sans"/>
                                <w:b/>
                                <w:i/>
                                <w:color w:val="FFFFFF" w:themeColor="background1"/>
                                <w:sz w:val="22"/>
                              </w:rPr>
                              <w:t>Select your answer, and click Done.</w:t>
                            </w:r>
                          </w:p>
                        </w:txbxContent>
                      </v:textbox>
                      <w10:anchorlock/>
                    </v:shape>
                  </w:pict>
                </mc:Fallback>
              </mc:AlternateContent>
            </w:r>
          </w:p>
          <w:p w14:paraId="0B47A14F" w14:textId="77777777" w:rsidR="008C61FF" w:rsidRDefault="008C61FF" w:rsidP="007B402E">
            <w:pPr>
              <w:pStyle w:val="NormalWeb"/>
              <w:spacing w:before="120" w:beforeAutospacing="0" w:after="120" w:afterAutospacing="0"/>
              <w:contextualSpacing/>
              <w:rPr>
                <w:rFonts w:ascii="Open Sans" w:hAnsi="Open Sans" w:cs="Open Sans"/>
                <w:color w:val="000000"/>
              </w:rPr>
            </w:pPr>
          </w:p>
          <w:p w14:paraId="20E6A2B0" w14:textId="59EA56A7" w:rsidR="007A7BDB" w:rsidRPr="006C4E64" w:rsidRDefault="007A7BDB" w:rsidP="009B2B82">
            <w:pPr>
              <w:pStyle w:val="NormalWeb"/>
              <w:numPr>
                <w:ilvl w:val="0"/>
                <w:numId w:val="22"/>
              </w:numPr>
              <w:spacing w:before="120" w:beforeAutospacing="0" w:after="120" w:afterAutospacing="0"/>
              <w:contextualSpacing/>
              <w:rPr>
                <w:rFonts w:ascii="Open Sans" w:hAnsi="Open Sans" w:cs="Open Sans"/>
                <w:color w:val="000000"/>
              </w:rPr>
            </w:pPr>
            <w:r w:rsidRPr="006C4E64">
              <w:rPr>
                <w:rFonts w:ascii="Open Sans" w:hAnsi="Open Sans" w:cs="Open Sans"/>
                <w:color w:val="000000"/>
              </w:rPr>
              <w:t>Supply chain / Merchandising</w:t>
            </w:r>
          </w:p>
          <w:p w14:paraId="4AFC03D1" w14:textId="77777777" w:rsidR="007A7BDB" w:rsidRPr="006C4E64" w:rsidRDefault="007A7BDB" w:rsidP="009B2B82">
            <w:pPr>
              <w:pStyle w:val="NormalWeb"/>
              <w:numPr>
                <w:ilvl w:val="0"/>
                <w:numId w:val="22"/>
              </w:numPr>
              <w:spacing w:before="120" w:beforeAutospacing="0" w:after="120" w:afterAutospacing="0"/>
              <w:contextualSpacing/>
              <w:rPr>
                <w:rFonts w:ascii="Open Sans" w:hAnsi="Open Sans" w:cs="Open Sans"/>
                <w:color w:val="000000"/>
              </w:rPr>
            </w:pPr>
            <w:r w:rsidRPr="006C4E64">
              <w:rPr>
                <w:rFonts w:ascii="Open Sans" w:hAnsi="Open Sans" w:cs="Open Sans"/>
                <w:color w:val="000000"/>
              </w:rPr>
              <w:t>Store operations / Point-of-sale</w:t>
            </w:r>
          </w:p>
          <w:p w14:paraId="412B4683" w14:textId="77777777" w:rsidR="007A7BDB" w:rsidRPr="006C4E64" w:rsidRDefault="007A7BDB" w:rsidP="009B2B82">
            <w:pPr>
              <w:pStyle w:val="NormalWeb"/>
              <w:numPr>
                <w:ilvl w:val="0"/>
                <w:numId w:val="22"/>
              </w:numPr>
              <w:spacing w:before="120" w:beforeAutospacing="0" w:after="120" w:afterAutospacing="0"/>
              <w:contextualSpacing/>
              <w:rPr>
                <w:rFonts w:ascii="Open Sans" w:hAnsi="Open Sans" w:cs="Open Sans"/>
                <w:color w:val="000000"/>
              </w:rPr>
            </w:pPr>
            <w:r w:rsidRPr="006C4E64">
              <w:rPr>
                <w:rFonts w:ascii="Open Sans" w:hAnsi="Open Sans" w:cs="Open Sans"/>
                <w:color w:val="000000"/>
              </w:rPr>
              <w:t>Customer Relationship Management</w:t>
            </w:r>
          </w:p>
          <w:p w14:paraId="343CE469" w14:textId="77777777" w:rsidR="007A7BDB" w:rsidRDefault="007A7BDB" w:rsidP="009B2B82">
            <w:pPr>
              <w:pStyle w:val="NormalWeb"/>
              <w:numPr>
                <w:ilvl w:val="0"/>
                <w:numId w:val="22"/>
              </w:numPr>
              <w:spacing w:before="120" w:beforeAutospacing="0" w:after="120" w:afterAutospacing="0"/>
              <w:contextualSpacing/>
              <w:rPr>
                <w:rFonts w:ascii="Open Sans" w:hAnsi="Open Sans" w:cs="Open Sans"/>
                <w:color w:val="000000"/>
                <w:szCs w:val="16"/>
              </w:rPr>
            </w:pPr>
            <w:r w:rsidRPr="006C4E64">
              <w:rPr>
                <w:rFonts w:ascii="Open Sans" w:hAnsi="Open Sans" w:cs="Open Sans"/>
                <w:color w:val="000000"/>
                <w:szCs w:val="16"/>
              </w:rPr>
              <w:t>Corporate administration</w:t>
            </w:r>
          </w:p>
          <w:p w14:paraId="1F135B4D" w14:textId="24B9D270" w:rsidR="007A7BDB" w:rsidRDefault="008C61FF" w:rsidP="009B2B82">
            <w:pPr>
              <w:pStyle w:val="NormalWeb"/>
              <w:spacing w:before="120" w:beforeAutospacing="0" w:after="120" w:afterAutospacing="0"/>
              <w:contextualSpacing/>
              <w:rPr>
                <w:rFonts w:ascii="Open Sans" w:hAnsi="Open Sans" w:cs="Open Sans"/>
                <w:color w:val="000000"/>
              </w:rPr>
            </w:pPr>
            <w:r w:rsidRPr="002B1876">
              <w:rPr>
                <w:rFonts w:ascii="Open Sans" w:hAnsi="Open Sans" w:cs="Open Sans"/>
                <w:noProof/>
                <w:lang w:val="en-SG" w:eastAsia="zh-CN"/>
              </w:rPr>
              <mc:AlternateContent>
                <mc:Choice Requires="wps">
                  <w:drawing>
                    <wp:inline distT="0" distB="0" distL="0" distR="0" wp14:anchorId="07CAD1A2" wp14:editId="0AD8D725">
                      <wp:extent cx="5565600" cy="342900"/>
                      <wp:effectExtent l="0" t="0" r="16510" b="1905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5600" cy="342900"/>
                              </a:xfrm>
                              <a:prstGeom prst="round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57A9B60C" w14:textId="77777777" w:rsidR="008C61FF" w:rsidRPr="007B402E" w:rsidRDefault="008C61FF" w:rsidP="008C61FF">
                                  <w:pPr>
                                    <w:jc w:val="center"/>
                                    <w:rPr>
                                      <w:b/>
                                      <w:i/>
                                      <w:sz w:val="22"/>
                                      <w:lang w:val="en-US"/>
                                    </w:rPr>
                                  </w:pPr>
                                  <w:r>
                                    <w:rPr>
                                      <w:rFonts w:ascii="Open Sans" w:hAnsi="Open Sans" w:cs="Open Sans"/>
                                      <w:b/>
                                      <w:color w:val="FFFFFF" w:themeColor="background1"/>
                                      <w:sz w:val="22"/>
                                      <w:lang w:val="en-US"/>
                                    </w:rPr>
                                    <w:t>Done</w:t>
                                  </w:r>
                                </w:p>
                              </w:txbxContent>
                            </wps:txbx>
                            <wps:bodyPr rot="0" vert="horz" wrap="square" lIns="91440" tIns="45720" rIns="91440" bIns="45720" anchor="t" anchorCtr="0">
                              <a:noAutofit/>
                            </wps:bodyPr>
                          </wps:ws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roundrect w14:anchorId="07CAD1A2" id="_x0000_s1034" style="width:438.25pt;height:27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" fillcolor="#5b9bd5 [3204]" strokecolor="#1f4d78 [1604]" strokeweight="1pt">
                      <v:stroke joinstyle="miter"/>
                      <v:textbox>
                        <w:txbxContent>
                          <w:p w14:paraId="57A9B60C" w14:textId="77777777" w:rsidR="008C61FF" w:rsidRPr="007B402E" w:rsidRDefault="008C61FF" w:rsidP="008C61FF">
                            <w:pPr>
                              <w:jc w:val="center"/>
                              <w:rPr>
                                <w:b/>
                                <w:i/>
                                <w:sz w:val="22"/>
                                <w:lang w:val="en-US"/>
                              </w:rPr>
                            </w:pPr>
                            <w:r>
                              <w:rPr>
                                <w:rFonts w:ascii="Open Sans" w:hAnsi="Open Sans" w:cs="Open Sans"/>
                                <w:b/>
                                <w:color w:val="FFFFFF" w:themeColor="background1"/>
                                <w:sz w:val="22"/>
                                <w:lang w:val="en-US"/>
                              </w:rPr>
                              <w:t>Done</w:t>
                            </w:r>
                          </w:p>
                        </w:txbxContent>
                      </v:textbox>
                      <w10:anchorlock/>
                    </v:roundrect>
                  </w:pict>
                </mc:Fallback>
              </mc:AlternateContent>
            </w:r>
          </w:p>
          <w:p w14:paraId="44A25391" w14:textId="77777777" w:rsidR="00943958" w:rsidRDefault="00943958" w:rsidP="009B2B82">
            <w:pPr>
              <w:pStyle w:val="NormalWeb"/>
              <w:spacing w:before="120" w:beforeAutospacing="0" w:after="120" w:afterAutospacing="0"/>
              <w:contextualSpacing/>
              <w:rPr>
                <w:rFonts w:ascii="Open Sans" w:hAnsi="Open Sans" w:cs="Open Sans"/>
                <w:color w:val="000000"/>
              </w:rPr>
            </w:pPr>
          </w:p>
          <w:tbl>
            <w:tblPr>
              <w:tblStyle w:val="TableGrid"/>
              <w:tblW w:w="0" w:type="auto"/>
              <w:shd w:val="clear" w:color="auto" w:fill="F2F2F2" w:themeFill="background1" w:themeFillShade="F2"/>
              <w:tblLook w:val="04A0" w:firstRow="1" w:lastRow="0" w:firstColumn="1" w:lastColumn="0" w:noHBand="0" w:noVBand="1"/>
            </w:tblPr>
            <w:tblGrid>
              <w:gridCol w:w="8760"/>
            </w:tblGrid>
            <w:tr w:rsidR="007A7BDB" w14:paraId="192D551D" w14:textId="77777777" w:rsidTr="00C81C82">
              <w:tc>
                <w:tcPr>
                  <w:tcW w:w="8760" w:type="dxa"/>
                  <w:shd w:val="clear" w:color="auto" w:fill="F2F2F2" w:themeFill="background1" w:themeFillShade="F2"/>
                </w:tcPr>
                <w:p w14:paraId="40A1C5C8" w14:textId="758DBFA0" w:rsidR="007A7BDB" w:rsidRPr="003D4705" w:rsidRDefault="007A7BDB" w:rsidP="003D4705">
                  <w:pPr>
                    <w:pStyle w:val="NormalWeb"/>
                    <w:spacing w:before="120" w:beforeAutospacing="0" w:after="120" w:afterAutospacing="0"/>
                    <w:contextualSpacing/>
                    <w:rPr>
                      <w:rFonts w:ascii="Open Sans" w:eastAsiaTheme="minorEastAsia" w:hAnsi="Open Sans" w:cs="Open Sans"/>
                      <w:color w:val="000000"/>
                      <w:lang w:eastAsia="zh-CN"/>
                    </w:rPr>
                  </w:pPr>
                  <w:commentRangeStart w:id="7"/>
                  <w:r w:rsidRPr="003D4705">
                    <w:rPr>
                      <w:rFonts w:ascii="Open Sans" w:hAnsi="Open Sans" w:cs="Open Sans"/>
                      <w:color w:val="000000"/>
                    </w:rPr>
                    <w:t xml:space="preserve">The correct answer is B. </w:t>
                  </w:r>
                  <w:r w:rsidRPr="003D4705">
                    <w:rPr>
                      <w:rFonts w:ascii="Open Sans" w:hAnsi="Open Sans" w:cs="Open Sans"/>
                      <w:b/>
                      <w:color w:val="000000"/>
                    </w:rPr>
                    <w:t>Store Operations or the Point-of-Sale (POS)</w:t>
                  </w:r>
                  <w:r w:rsidRPr="003D4705">
                    <w:rPr>
                      <w:rFonts w:ascii="Open Sans" w:hAnsi="Open Sans" w:cs="Open Sans"/>
                      <w:color w:val="000000"/>
                    </w:rPr>
                    <w:t xml:space="preserve"> is typically the first area for analytics in retail.</w:t>
                  </w:r>
                  <w:r w:rsidRPr="003D4705">
                    <w:rPr>
                      <w:rFonts w:ascii="Open Sans" w:eastAsiaTheme="minorEastAsia" w:hAnsi="Open Sans" w:cs="Open Sans"/>
                      <w:color w:val="000000"/>
                      <w:lang w:eastAsia="zh-CN"/>
                    </w:rPr>
                    <w:t xml:space="preserve"> </w:t>
                  </w:r>
                  <w:commentRangeEnd w:id="7"/>
                  <w:r w:rsidR="00094B2C" w:rsidRPr="003D4705">
                    <w:rPr>
                      <w:rStyle w:val="CommentReference"/>
                      <w:rFonts w:ascii="Open Sans" w:hAnsi="Open Sans" w:cs="Open Sans"/>
                    </w:rPr>
                    <w:commentReference w:id="7"/>
                  </w:r>
                </w:p>
              </w:tc>
            </w:tr>
          </w:tbl>
          <w:p w14:paraId="29F50963" w14:textId="09905154" w:rsidR="006A46DA" w:rsidRDefault="006A46DA" w:rsidP="0027253B">
            <w:pPr>
              <w:pStyle w:val="NormalWeb"/>
              <w:spacing w:before="120" w:beforeAutospacing="0" w:after="120" w:afterAutospacing="0"/>
              <w:contextualSpacing/>
              <w:rPr>
                <w:rFonts w:ascii="Open Sans" w:hAnsi="Open Sans" w:cs="Open Sans"/>
                <w:iCs/>
                <w:color w:val="000000"/>
              </w:rPr>
            </w:pPr>
          </w:p>
          <w:tbl>
            <w:tblPr>
              <w:tblStyle w:val="TableGrid"/>
              <w:tblW w:w="0" w:type="auto"/>
              <w:shd w:val="clear" w:color="auto" w:fill="EDEDED" w:themeFill="accent3" w:themeFillTint="33"/>
              <w:tblLook w:val="04A0" w:firstRow="1" w:lastRow="0" w:firstColumn="1" w:lastColumn="0" w:noHBand="0" w:noVBand="1"/>
            </w:tblPr>
            <w:tblGrid>
              <w:gridCol w:w="8760"/>
            </w:tblGrid>
            <w:tr w:rsidR="003923BF" w14:paraId="452C2B17" w14:textId="77777777" w:rsidTr="003923BF">
              <w:tc>
                <w:tcPr>
                  <w:tcW w:w="8760" w:type="dxa"/>
                  <w:shd w:val="clear" w:color="auto" w:fill="EDEDED" w:themeFill="accent3" w:themeFillTint="33"/>
                </w:tcPr>
                <w:p w14:paraId="5826021E" w14:textId="2BE42165" w:rsidR="003923BF" w:rsidRDefault="003923BF" w:rsidP="00B55179">
                  <w:pPr>
                    <w:pStyle w:val="NormalWeb"/>
                    <w:spacing w:before="120" w:beforeAutospacing="0" w:after="120" w:afterAutospacing="0"/>
                    <w:contextualSpacing/>
                    <w:rPr>
                      <w:rFonts w:ascii="Open Sans" w:hAnsi="Open Sans" w:cs="Open Sans"/>
                      <w:iCs/>
                      <w:color w:val="000000"/>
                    </w:rPr>
                  </w:pPr>
                  <w:r>
                    <w:rPr>
                      <w:rStyle w:val="CommentReference"/>
                      <w:rFonts w:cs="Times New Roman"/>
                    </w:rPr>
                    <w:commentReference w:id="8"/>
                  </w:r>
                  <w:r w:rsidR="00C91AF1" w:rsidRPr="00C91AF1">
                    <w:rPr>
                      <w:rFonts w:ascii="Open Sans" w:hAnsi="Open Sans" w:cs="Open Sans"/>
                      <w:iCs/>
                      <w:color w:val="000000"/>
                    </w:rPr>
                    <w:t xml:space="preserve"> </w:t>
                  </w:r>
                  <w:r w:rsidR="00C91AF1">
                    <w:rPr>
                      <w:rFonts w:ascii="Open Sans" w:hAnsi="Open Sans" w:cs="Open Sans"/>
                      <w:iCs/>
                      <w:color w:val="000000"/>
                    </w:rPr>
                    <w:t xml:space="preserve">I </w:t>
                  </w:r>
                  <w:r w:rsidR="00B55179">
                    <w:rPr>
                      <w:rFonts w:ascii="Open Sans" w:hAnsi="Open Sans" w:cs="Open Sans"/>
                      <w:iCs/>
                      <w:color w:val="000000"/>
                    </w:rPr>
                    <w:t xml:space="preserve">don’t </w:t>
                  </w:r>
                  <w:r w:rsidR="00C91AF1">
                    <w:rPr>
                      <w:rFonts w:ascii="Open Sans" w:hAnsi="Open Sans" w:cs="Open Sans"/>
                      <w:iCs/>
                      <w:color w:val="000000"/>
                    </w:rPr>
                    <w:t>think t</w:t>
                  </w:r>
                  <w:r w:rsidR="00C91AF1" w:rsidRPr="00C91AF1">
                    <w:rPr>
                      <w:rFonts w:ascii="Open Sans" w:hAnsi="Open Sans" w:cs="Open Sans"/>
                      <w:iCs/>
                      <w:color w:val="000000"/>
                    </w:rPr>
                    <w:t xml:space="preserve">hat’s quite right. </w:t>
                  </w:r>
                  <w:r w:rsidR="0020248E">
                    <w:rPr>
                      <w:rFonts w:ascii="Open Sans" w:hAnsi="Open Sans" w:cs="Open Sans"/>
                      <w:iCs/>
                      <w:color w:val="000000"/>
                    </w:rPr>
                    <w:t xml:space="preserve"> Try again</w:t>
                  </w:r>
                  <w:r w:rsidR="00C91AF1">
                    <w:rPr>
                      <w:rFonts w:ascii="Open Sans" w:hAnsi="Open Sans" w:cs="Open Sans"/>
                      <w:iCs/>
                      <w:color w:val="000000"/>
                    </w:rPr>
                    <w:t>?</w:t>
                  </w:r>
                </w:p>
              </w:tc>
            </w:tr>
          </w:tbl>
          <w:p w14:paraId="008CB98B" w14:textId="77777777" w:rsidR="003923BF" w:rsidRDefault="003923BF" w:rsidP="0027253B">
            <w:pPr>
              <w:pStyle w:val="NormalWeb"/>
              <w:spacing w:before="120" w:beforeAutospacing="0" w:after="120" w:afterAutospacing="0"/>
              <w:contextualSpacing/>
              <w:rPr>
                <w:rFonts w:ascii="Open Sans" w:hAnsi="Open Sans" w:cs="Open Sans"/>
                <w:iCs/>
                <w:color w:val="000000"/>
              </w:rPr>
            </w:pPr>
          </w:p>
          <w:p w14:paraId="7B26E9A3" w14:textId="610C2505" w:rsidR="0027253B" w:rsidRPr="00D626A6" w:rsidRDefault="0027253B" w:rsidP="0027253B">
            <w:pPr>
              <w:pStyle w:val="NormalWeb"/>
              <w:spacing w:before="120" w:beforeAutospacing="0" w:after="120" w:afterAutospacing="0"/>
              <w:contextualSpacing/>
              <w:rPr>
                <w:rFonts w:ascii="Open Sans" w:hAnsi="Open Sans" w:cs="Open Sans"/>
                <w:iCs/>
                <w:color w:val="000000"/>
              </w:rPr>
            </w:pPr>
          </w:p>
        </w:tc>
      </w:tr>
      <w:tr w:rsidR="006A46DA" w:rsidRPr="00096806" w14:paraId="7B233B8B" w14:textId="77777777" w:rsidTr="00C81C82">
        <w:trPr>
          <w:trHeight w:val="6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63C3E39" w14:textId="781A1B49" w:rsidR="006A46DA" w:rsidRPr="00C3111C" w:rsidRDefault="006A46DA" w:rsidP="009B2B82">
            <w:pPr>
              <w:pStyle w:val="NormalWeb"/>
              <w:spacing w:before="120" w:beforeAutospacing="0" w:after="120" w:afterAutospacing="0"/>
              <w:contextualSpacing/>
              <w:rPr>
                <w:rFonts w:ascii="Open Sans" w:hAnsi="Open Sans" w:cs="Open Sans"/>
                <w:b/>
                <w:color w:val="000000"/>
                <w:sz w:val="22"/>
              </w:rPr>
            </w:pPr>
            <w:r w:rsidRPr="00C3111C">
              <w:rPr>
                <w:rFonts w:ascii="Open Sans" w:hAnsi="Open Sans" w:cs="Open Sans"/>
                <w:b/>
                <w:color w:val="000000"/>
                <w:sz w:val="22"/>
              </w:rPr>
              <w:lastRenderedPageBreak/>
              <w:t>2.2</w:t>
            </w:r>
            <w:r w:rsidR="00C3111C">
              <w:rPr>
                <w:rFonts w:ascii="Open Sans" w:hAnsi="Open Sans" w:cs="Open Sans"/>
                <w:b/>
                <w:color w:val="000000"/>
                <w:sz w:val="22"/>
              </w:rPr>
              <w:t xml:space="preserve"> </w:t>
            </w:r>
            <w:r w:rsidRPr="00C3111C">
              <w:rPr>
                <w:rFonts w:ascii="Open Sans" w:hAnsi="Open Sans" w:cs="Open Sans"/>
                <w:b/>
                <w:color w:val="000000"/>
                <w:sz w:val="22"/>
              </w:rPr>
              <w:t>Typical Analytics Journey</w:t>
            </w:r>
          </w:p>
          <w:p w14:paraId="102BFB68" w14:textId="77777777" w:rsidR="006A46DA" w:rsidRDefault="006A46DA" w:rsidP="009B2B82">
            <w:pPr>
              <w:pStyle w:val="NormalWeb"/>
              <w:spacing w:before="120" w:beforeAutospacing="0" w:after="120" w:afterAutospacing="0"/>
              <w:contextualSpacing/>
              <w:rPr>
                <w:rFonts w:ascii="Open Sans" w:hAnsi="Open Sans" w:cs="Open Sans"/>
                <w:color w:val="000000"/>
              </w:rPr>
            </w:pPr>
          </w:p>
          <w:p w14:paraId="02589170" w14:textId="042D5510" w:rsidR="006A46DA" w:rsidRDefault="006A46DA" w:rsidP="009B2B82">
            <w:pPr>
              <w:pStyle w:val="NormalWeb"/>
              <w:spacing w:before="120" w:beforeAutospacing="0" w:after="120" w:afterAutospacing="0"/>
              <w:contextualSpacing/>
              <w:rPr>
                <w:rFonts w:ascii="Open Sans" w:hAnsi="Open Sans" w:cs="Open Sans"/>
                <w:color w:val="000000"/>
              </w:rPr>
            </w:pPr>
            <w:r>
              <w:rPr>
                <w:rFonts w:ascii="Open Sans" w:hAnsi="Open Sans" w:cs="Open Sans"/>
                <w:color w:val="000000"/>
              </w:rPr>
              <w:t xml:space="preserve">The </w:t>
            </w:r>
            <w:r w:rsidR="0027253B">
              <w:rPr>
                <w:rFonts w:ascii="Open Sans" w:hAnsi="Open Sans" w:cs="Open Sans"/>
                <w:color w:val="000000"/>
              </w:rPr>
              <w:t>diagram</w:t>
            </w:r>
            <w:r>
              <w:rPr>
                <w:rFonts w:ascii="Open Sans" w:hAnsi="Open Sans" w:cs="Open Sans"/>
                <w:color w:val="000000"/>
              </w:rPr>
              <w:t xml:space="preserve"> below shows </w:t>
            </w:r>
            <w:r w:rsidRPr="006C4E64">
              <w:rPr>
                <w:rFonts w:ascii="Open Sans" w:hAnsi="Open Sans" w:cs="Open Sans"/>
                <w:color w:val="000000"/>
              </w:rPr>
              <w:t>how an analytics journey typically happen in retail (from left to right).</w:t>
            </w:r>
          </w:p>
          <w:p w14:paraId="1AD02233" w14:textId="5E5F6FC4" w:rsidR="006A46DA" w:rsidRDefault="002D26E5" w:rsidP="009B2B82">
            <w:pPr>
              <w:pStyle w:val="NormalWeb"/>
              <w:spacing w:before="120" w:beforeAutospacing="0" w:after="120" w:afterAutospacing="0"/>
              <w:contextualSpacing/>
              <w:rPr>
                <w:rFonts w:ascii="Open Sans" w:hAnsi="Open Sans" w:cs="Open Sans"/>
                <w:color w:val="000000"/>
              </w:rPr>
            </w:pPr>
            <w:r>
              <w:rPr>
                <w:rFonts w:ascii="Open Sans" w:hAnsi="Open Sans" w:cs="Open Sans"/>
                <w:noProof/>
                <w:lang w:val="en-SG" w:eastAsia="zh-CN"/>
              </w:rPr>
              <w:lastRenderedPageBreak/>
              <mc:AlternateContent>
                <mc:Choice Requires="wps">
                  <w:drawing>
                    <wp:anchor distT="0" distB="0" distL="114300" distR="114300" simplePos="0" relativeHeight="251720704" behindDoc="0" locked="0" layoutInCell="1" allowOverlap="1" wp14:anchorId="0E4F9EED" wp14:editId="2D8A286D">
                      <wp:simplePos x="0" y="0"/>
                      <wp:positionH relativeFrom="column">
                        <wp:posOffset>2957195</wp:posOffset>
                      </wp:positionH>
                      <wp:positionV relativeFrom="paragraph">
                        <wp:posOffset>2197100</wp:posOffset>
                      </wp:positionV>
                      <wp:extent cx="219075" cy="219075"/>
                      <wp:effectExtent l="0" t="0" r="28575" b="28575"/>
                      <wp:wrapNone/>
                      <wp:docPr id="35" name="Oval 35"/>
                      <wp:cNvGraphicFramePr/>
                      <a:graphic xmlns:a="http://schemas.openxmlformats.org/drawingml/2006/main">
                        <a:graphicData uri="http://schemas.microsoft.com/office/word/2010/wordprocessingShape">
                          <wps:wsp>
                            <wps:cNvSpPr/>
                            <wps:spPr>
                              <a:xfrm>
                                <a:off x="0" y="0"/>
                                <a:ext cx="219075" cy="219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3D54BF" w14:textId="3CB2CB6A" w:rsidR="002D26E5" w:rsidRPr="00EE0418" w:rsidRDefault="002D26E5" w:rsidP="002D26E5">
                                  <w:pPr>
                                    <w:jc w:val="center"/>
                                    <w:rPr>
                                      <w:lang w:val="en-US"/>
                                    </w:rPr>
                                  </w:pPr>
                                  <w:r>
                                    <w:rPr>
                                      <w:lang w:val="en-US"/>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0E4F9EED" id="Oval 35" o:spid="_x0000_s1035" style="position:absolute;left:0;text-align:left;margin-left:232.85pt;margin-top:173pt;width:17.25pt;height:17.2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" fillcolor="#5b9bd5 [3204]" strokecolor="#1f4d78 [1604]" strokeweight="1pt">
                      <v:stroke joinstyle="miter"/>
                      <v:textbox inset="0,0,0,0">
                        <w:txbxContent>
                          <w:p w14:paraId="203D54BF" w14:textId="3CB2CB6A" w:rsidR="002D26E5" w:rsidRPr="00EE0418" w:rsidRDefault="002D26E5" w:rsidP="002D26E5">
                            <w:pPr>
                              <w:jc w:val="center"/>
                              <w:rPr>
                                <w:lang w:val="en-US"/>
                              </w:rPr>
                            </w:pPr>
                            <w:r>
                              <w:rPr>
                                <w:lang w:val="en-US"/>
                              </w:rPr>
                              <w:t>4</w:t>
                            </w:r>
                          </w:p>
                        </w:txbxContent>
                      </v:textbox>
                    </v:oval>
                  </w:pict>
                </mc:Fallback>
              </mc:AlternateContent>
            </w:r>
            <w:r>
              <w:rPr>
                <w:rFonts w:ascii="Open Sans" w:hAnsi="Open Sans" w:cs="Open Sans"/>
                <w:noProof/>
                <w:lang w:val="en-SG" w:eastAsia="zh-CN"/>
              </w:rPr>
              <mc:AlternateContent>
                <mc:Choice Requires="wps">
                  <w:drawing>
                    <wp:anchor distT="0" distB="0" distL="114300" distR="114300" simplePos="0" relativeHeight="251718656" behindDoc="0" locked="0" layoutInCell="1" allowOverlap="1" wp14:anchorId="70DC3C13" wp14:editId="3FB32CF4">
                      <wp:simplePos x="0" y="0"/>
                      <wp:positionH relativeFrom="column">
                        <wp:posOffset>2025015</wp:posOffset>
                      </wp:positionH>
                      <wp:positionV relativeFrom="paragraph">
                        <wp:posOffset>2168525</wp:posOffset>
                      </wp:positionV>
                      <wp:extent cx="219075" cy="219075"/>
                      <wp:effectExtent l="0" t="0" r="28575" b="28575"/>
                      <wp:wrapNone/>
                      <wp:docPr id="32" name="Oval 32"/>
                      <wp:cNvGraphicFramePr/>
                      <a:graphic xmlns:a="http://schemas.openxmlformats.org/drawingml/2006/main">
                        <a:graphicData uri="http://schemas.microsoft.com/office/word/2010/wordprocessingShape">
                          <wps:wsp>
                            <wps:cNvSpPr/>
                            <wps:spPr>
                              <a:xfrm>
                                <a:off x="0" y="0"/>
                                <a:ext cx="219075" cy="219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727FB3" w14:textId="537D228A" w:rsidR="002D26E5" w:rsidRPr="00EE0418" w:rsidRDefault="002D26E5" w:rsidP="002D26E5">
                                  <w:pPr>
                                    <w:jc w:val="center"/>
                                    <w:rPr>
                                      <w:lang w:val="en-US"/>
                                    </w:rPr>
                                  </w:pPr>
                                  <w:r>
                                    <w:rPr>
                                      <w:lang w:val="en-US"/>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70DC3C13" id="Oval 32" o:spid="_x0000_s1036" style="position:absolute;left:0;text-align:left;margin-left:159.45pt;margin-top:170.75pt;width:17.25pt;height:17.2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" fillcolor="#5b9bd5 [3204]" strokecolor="#1f4d78 [1604]" strokeweight="1pt">
                      <v:stroke joinstyle="miter"/>
                      <v:textbox inset="0,0,0,0">
                        <w:txbxContent>
                          <w:p w14:paraId="27727FB3" w14:textId="537D228A" w:rsidR="002D26E5" w:rsidRPr="00EE0418" w:rsidRDefault="002D26E5" w:rsidP="002D26E5">
                            <w:pPr>
                              <w:jc w:val="center"/>
                              <w:rPr>
                                <w:lang w:val="en-US"/>
                              </w:rPr>
                            </w:pPr>
                            <w:r>
                              <w:rPr>
                                <w:lang w:val="en-US"/>
                              </w:rPr>
                              <w:t>3</w:t>
                            </w:r>
                          </w:p>
                        </w:txbxContent>
                      </v:textbox>
                    </v:oval>
                  </w:pict>
                </mc:Fallback>
              </mc:AlternateContent>
            </w:r>
            <w:r>
              <w:rPr>
                <w:rFonts w:ascii="Open Sans" w:hAnsi="Open Sans" w:cs="Open Sans"/>
                <w:noProof/>
                <w:lang w:val="en-SG" w:eastAsia="zh-CN"/>
              </w:rPr>
              <mc:AlternateContent>
                <mc:Choice Requires="wps">
                  <w:drawing>
                    <wp:anchor distT="0" distB="0" distL="114300" distR="114300" simplePos="0" relativeHeight="251716608" behindDoc="0" locked="0" layoutInCell="1" allowOverlap="1" wp14:anchorId="3D7453D4" wp14:editId="57BABCDE">
                      <wp:simplePos x="0" y="0"/>
                      <wp:positionH relativeFrom="column">
                        <wp:posOffset>1207135</wp:posOffset>
                      </wp:positionH>
                      <wp:positionV relativeFrom="paragraph">
                        <wp:posOffset>2159000</wp:posOffset>
                      </wp:positionV>
                      <wp:extent cx="219075" cy="219075"/>
                      <wp:effectExtent l="0" t="0" r="28575" b="28575"/>
                      <wp:wrapNone/>
                      <wp:docPr id="30" name="Oval 30"/>
                      <wp:cNvGraphicFramePr/>
                      <a:graphic xmlns:a="http://schemas.openxmlformats.org/drawingml/2006/main">
                        <a:graphicData uri="http://schemas.microsoft.com/office/word/2010/wordprocessingShape">
                          <wps:wsp>
                            <wps:cNvSpPr/>
                            <wps:spPr>
                              <a:xfrm>
                                <a:off x="0" y="0"/>
                                <a:ext cx="219075" cy="219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900AE0" w14:textId="5F409D10" w:rsidR="002D26E5" w:rsidRPr="00EE0418" w:rsidRDefault="002D26E5" w:rsidP="002D26E5">
                                  <w:pPr>
                                    <w:jc w:val="center"/>
                                    <w:rPr>
                                      <w:lang w:val="en-US"/>
                                    </w:rPr>
                                  </w:pPr>
                                  <w:r>
                                    <w:rPr>
                                      <w:lang w:val="en-US"/>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3D7453D4" id="Oval 30" o:spid="_x0000_s1037" style="position:absolute;left:0;text-align:left;margin-left:95.05pt;margin-top:170pt;width:17.25pt;height:17.2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" fillcolor="#5b9bd5 [3204]" strokecolor="#1f4d78 [1604]" strokeweight="1pt">
                      <v:stroke joinstyle="miter"/>
                      <v:textbox inset="0,0,0,0">
                        <w:txbxContent>
                          <w:p w14:paraId="3C900AE0" w14:textId="5F409D10" w:rsidR="002D26E5" w:rsidRPr="00EE0418" w:rsidRDefault="002D26E5" w:rsidP="002D26E5">
                            <w:pPr>
                              <w:jc w:val="center"/>
                              <w:rPr>
                                <w:lang w:val="en-US"/>
                              </w:rPr>
                            </w:pPr>
                            <w:r>
                              <w:rPr>
                                <w:lang w:val="en-US"/>
                              </w:rPr>
                              <w:t>2</w:t>
                            </w:r>
                          </w:p>
                        </w:txbxContent>
                      </v:textbox>
                    </v:oval>
                  </w:pict>
                </mc:Fallback>
              </mc:AlternateContent>
            </w:r>
            <w:r>
              <w:rPr>
                <w:rFonts w:ascii="Open Sans" w:hAnsi="Open Sans" w:cs="Open Sans"/>
                <w:noProof/>
                <w:lang w:val="en-SG" w:eastAsia="zh-CN"/>
              </w:rPr>
              <mc:AlternateContent>
                <mc:Choice Requires="wps">
                  <w:drawing>
                    <wp:anchor distT="0" distB="0" distL="114300" distR="114300" simplePos="0" relativeHeight="251714560" behindDoc="0" locked="0" layoutInCell="1" allowOverlap="1" wp14:anchorId="5B68BBDF" wp14:editId="60C4E9F8">
                      <wp:simplePos x="0" y="0"/>
                      <wp:positionH relativeFrom="column">
                        <wp:posOffset>341630</wp:posOffset>
                      </wp:positionH>
                      <wp:positionV relativeFrom="paragraph">
                        <wp:posOffset>2168525</wp:posOffset>
                      </wp:positionV>
                      <wp:extent cx="219075" cy="219075"/>
                      <wp:effectExtent l="0" t="0" r="28575" b="28575"/>
                      <wp:wrapNone/>
                      <wp:docPr id="28" name="Oval 28"/>
                      <wp:cNvGraphicFramePr/>
                      <a:graphic xmlns:a="http://schemas.openxmlformats.org/drawingml/2006/main">
                        <a:graphicData uri="http://schemas.microsoft.com/office/word/2010/wordprocessingShape">
                          <wps:wsp>
                            <wps:cNvSpPr/>
                            <wps:spPr>
                              <a:xfrm>
                                <a:off x="0" y="0"/>
                                <a:ext cx="219075" cy="219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C27663" w14:textId="77777777" w:rsidR="002D26E5" w:rsidRPr="00EE0418" w:rsidRDefault="002D26E5" w:rsidP="002D26E5">
                                  <w:pPr>
                                    <w:jc w:val="center"/>
                                    <w:rPr>
                                      <w:lang w:val="en-US"/>
                                    </w:rPr>
                                  </w:pPr>
                                  <w:r>
                                    <w:rPr>
                                      <w:lang w:val="en-US"/>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5B68BBDF" id="Oval 28" o:spid="_x0000_s1038" style="position:absolute;left:0;text-align:left;margin-left:26.9pt;margin-top:170.75pt;width:17.25pt;height:17.2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" fillcolor="#5b9bd5 [3204]" strokecolor="#1f4d78 [1604]" strokeweight="1pt">
                      <v:stroke joinstyle="miter"/>
                      <v:textbox inset="0,0,0,0">
                        <w:txbxContent>
                          <w:p w14:paraId="51C27663" w14:textId="77777777" w:rsidR="002D26E5" w:rsidRPr="00EE0418" w:rsidRDefault="002D26E5" w:rsidP="002D26E5">
                            <w:pPr>
                              <w:jc w:val="center"/>
                              <w:rPr>
                                <w:lang w:val="en-US"/>
                              </w:rPr>
                            </w:pPr>
                            <w:r>
                              <w:rPr>
                                <w:lang w:val="en-US"/>
                              </w:rPr>
                              <w:t>1</w:t>
                            </w:r>
                          </w:p>
                        </w:txbxContent>
                      </v:textbox>
                    </v:oval>
                  </w:pict>
                </mc:Fallback>
              </mc:AlternateContent>
            </w:r>
            <w:r w:rsidR="006A46DA">
              <w:rPr>
                <w:rFonts w:ascii="Open Sans" w:hAnsi="Open Sans" w:cs="Open Sans"/>
                <w:noProof/>
                <w:color w:val="000000"/>
                <w:lang w:val="en-SG" w:eastAsia="zh-CN"/>
              </w:rPr>
              <w:drawing>
                <wp:inline distT="0" distB="0" distL="0" distR="0" wp14:anchorId="590EC5F9" wp14:editId="5876E13A">
                  <wp:extent cx="4810125" cy="2319893"/>
                  <wp:effectExtent l="0" t="0" r="0" b="444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12933" cy="2321247"/>
                          </a:xfrm>
                          <a:prstGeom prst="rect">
                            <a:avLst/>
                          </a:prstGeom>
                          <a:noFill/>
                        </pic:spPr>
                      </pic:pic>
                    </a:graphicData>
                  </a:graphic>
                </wp:inline>
              </w:drawing>
            </w:r>
          </w:p>
          <w:p w14:paraId="3DBCADF6" w14:textId="77777777" w:rsidR="006A46DA" w:rsidRDefault="006A46DA" w:rsidP="009B2B82">
            <w:pPr>
              <w:pStyle w:val="NormalWeb"/>
              <w:spacing w:before="120" w:beforeAutospacing="0" w:after="120" w:afterAutospacing="0"/>
              <w:contextualSpacing/>
              <w:rPr>
                <w:rFonts w:ascii="Open Sans" w:hAnsi="Open Sans" w:cs="Open Sans"/>
                <w:color w:val="000000"/>
              </w:rPr>
            </w:pPr>
          </w:p>
          <w:p w14:paraId="0A6A8006" w14:textId="719C8639" w:rsidR="006A46DA" w:rsidRDefault="002D26E5" w:rsidP="009B2B82">
            <w:pPr>
              <w:pStyle w:val="NormalWeb"/>
              <w:spacing w:before="120" w:beforeAutospacing="0" w:after="120" w:afterAutospacing="0"/>
              <w:contextualSpacing/>
              <w:rPr>
                <w:rFonts w:ascii="Open Sans" w:hAnsi="Open Sans" w:cs="Open Sans"/>
                <w:color w:val="000000"/>
              </w:rPr>
            </w:pPr>
            <w:r>
              <w:rPr>
                <w:rFonts w:ascii="Open Sans" w:hAnsi="Open Sans" w:cs="Open Sans"/>
                <w:color w:val="000000"/>
              </w:rPr>
              <w:t xml:space="preserve">1- </w:t>
            </w:r>
            <w:r w:rsidR="006A46DA" w:rsidRPr="00C115F2">
              <w:rPr>
                <w:rFonts w:ascii="Open Sans" w:hAnsi="Open Sans" w:cs="Open Sans"/>
                <w:color w:val="000000"/>
              </w:rPr>
              <w:t xml:space="preserve">The first set of analytics retailers normally do are based on </w:t>
            </w:r>
            <w:r w:rsidR="006A46DA" w:rsidRPr="00C3111C">
              <w:rPr>
                <w:rFonts w:ascii="Open Sans" w:hAnsi="Open Sans" w:cs="Open Sans"/>
                <w:b/>
                <w:color w:val="000000"/>
              </w:rPr>
              <w:t>Store Operations</w:t>
            </w:r>
            <w:r w:rsidR="006A46DA" w:rsidRPr="00C115F2">
              <w:rPr>
                <w:rFonts w:ascii="Open Sans" w:hAnsi="Open Sans" w:cs="Open Sans"/>
                <w:color w:val="000000"/>
              </w:rPr>
              <w:t xml:space="preserve"> or the </w:t>
            </w:r>
            <w:r w:rsidR="006A46DA" w:rsidRPr="00C3111C">
              <w:rPr>
                <w:rFonts w:ascii="Open Sans" w:hAnsi="Open Sans" w:cs="Open Sans"/>
                <w:b/>
                <w:color w:val="000000"/>
              </w:rPr>
              <w:t>Point-of-Sale analytics</w:t>
            </w:r>
            <w:r w:rsidR="006A46DA" w:rsidRPr="00C115F2">
              <w:rPr>
                <w:rFonts w:ascii="Open Sans" w:hAnsi="Open Sans" w:cs="Open Sans"/>
                <w:color w:val="000000"/>
              </w:rPr>
              <w:t xml:space="preserve"> (in green). </w:t>
            </w:r>
          </w:p>
          <w:p w14:paraId="32BE2EDC" w14:textId="77777777" w:rsidR="006A46DA" w:rsidRPr="00C115F2" w:rsidRDefault="006A46DA" w:rsidP="009B2B82">
            <w:pPr>
              <w:pStyle w:val="NormalWeb"/>
              <w:spacing w:before="120" w:beforeAutospacing="0" w:after="120" w:afterAutospacing="0"/>
              <w:contextualSpacing/>
              <w:rPr>
                <w:rFonts w:ascii="Open Sans" w:hAnsi="Open Sans" w:cs="Open Sans"/>
                <w:color w:val="000000"/>
              </w:rPr>
            </w:pPr>
          </w:p>
          <w:p w14:paraId="45188F1B" w14:textId="2F92F97F" w:rsidR="006A46DA" w:rsidRDefault="002D26E5" w:rsidP="009B2B82">
            <w:pPr>
              <w:pStyle w:val="NormalWeb"/>
              <w:spacing w:before="120" w:beforeAutospacing="0" w:after="120" w:afterAutospacing="0"/>
              <w:contextualSpacing/>
              <w:rPr>
                <w:rFonts w:ascii="Open Sans" w:hAnsi="Open Sans" w:cs="Open Sans"/>
                <w:color w:val="000000"/>
              </w:rPr>
            </w:pPr>
            <w:r>
              <w:rPr>
                <w:rFonts w:ascii="Open Sans" w:hAnsi="Open Sans" w:cs="Open Sans"/>
                <w:color w:val="000000"/>
              </w:rPr>
              <w:t xml:space="preserve">2 - </w:t>
            </w:r>
            <w:r w:rsidR="006A46DA" w:rsidRPr="00C115F2">
              <w:rPr>
                <w:rFonts w:ascii="Open Sans" w:hAnsi="Open Sans" w:cs="Open Sans"/>
                <w:color w:val="000000"/>
              </w:rPr>
              <w:t xml:space="preserve">Then, retailers move on to </w:t>
            </w:r>
            <w:r w:rsidR="006A46DA" w:rsidRPr="00C3111C">
              <w:rPr>
                <w:rFonts w:ascii="Open Sans" w:hAnsi="Open Sans" w:cs="Open Sans"/>
                <w:b/>
                <w:color w:val="000000"/>
              </w:rPr>
              <w:t>supply chain</w:t>
            </w:r>
            <w:r w:rsidR="006A46DA" w:rsidRPr="00C115F2">
              <w:rPr>
                <w:rFonts w:ascii="Open Sans" w:hAnsi="Open Sans" w:cs="Open Sans"/>
                <w:color w:val="000000"/>
              </w:rPr>
              <w:t xml:space="preserve"> and </w:t>
            </w:r>
            <w:r w:rsidR="006A46DA" w:rsidRPr="00C3111C">
              <w:rPr>
                <w:rFonts w:ascii="Open Sans" w:hAnsi="Open Sans" w:cs="Open Sans"/>
                <w:b/>
                <w:color w:val="000000"/>
              </w:rPr>
              <w:t>merchandising</w:t>
            </w:r>
            <w:r w:rsidR="006A46DA">
              <w:rPr>
                <w:rFonts w:ascii="Open Sans" w:hAnsi="Open Sans" w:cs="Open Sans"/>
                <w:color w:val="000000"/>
              </w:rPr>
              <w:t xml:space="preserve"> (in light blue). </w:t>
            </w:r>
          </w:p>
          <w:p w14:paraId="5A36C8D6" w14:textId="77777777" w:rsidR="006A46DA" w:rsidRPr="00C115F2" w:rsidRDefault="006A46DA" w:rsidP="009B2B82">
            <w:pPr>
              <w:pStyle w:val="NormalWeb"/>
              <w:spacing w:before="120" w:beforeAutospacing="0" w:after="120" w:afterAutospacing="0"/>
              <w:contextualSpacing/>
              <w:rPr>
                <w:rFonts w:ascii="Open Sans" w:hAnsi="Open Sans" w:cs="Open Sans"/>
                <w:color w:val="000000"/>
              </w:rPr>
            </w:pPr>
          </w:p>
          <w:p w14:paraId="15DD7BAE" w14:textId="77777777" w:rsidR="002D26E5" w:rsidRDefault="002D26E5" w:rsidP="009B2B82">
            <w:pPr>
              <w:pStyle w:val="NormalWeb"/>
              <w:spacing w:before="120" w:beforeAutospacing="0" w:after="120" w:afterAutospacing="0"/>
              <w:contextualSpacing/>
              <w:rPr>
                <w:rFonts w:ascii="Open Sans" w:hAnsi="Open Sans" w:cs="Open Sans"/>
                <w:color w:val="000000"/>
                <w:szCs w:val="16"/>
              </w:rPr>
            </w:pPr>
            <w:r>
              <w:rPr>
                <w:rFonts w:ascii="Open Sans" w:hAnsi="Open Sans" w:cs="Open Sans"/>
                <w:color w:val="000000"/>
                <w:szCs w:val="16"/>
              </w:rPr>
              <w:t xml:space="preserve">3 - </w:t>
            </w:r>
            <w:r w:rsidR="006A46DA" w:rsidRPr="00C115F2">
              <w:rPr>
                <w:rFonts w:ascii="Open Sans" w:hAnsi="Open Sans" w:cs="Open Sans"/>
                <w:color w:val="000000"/>
                <w:szCs w:val="16"/>
              </w:rPr>
              <w:t xml:space="preserve">You’ll find that the </w:t>
            </w:r>
            <w:r w:rsidR="006A46DA" w:rsidRPr="00C3111C">
              <w:rPr>
                <w:rFonts w:ascii="Open Sans" w:hAnsi="Open Sans" w:cs="Open Sans"/>
                <w:b/>
                <w:color w:val="000000"/>
                <w:szCs w:val="16"/>
              </w:rPr>
              <w:t>customer relationship management or CRM</w:t>
            </w:r>
            <w:r w:rsidR="006A46DA" w:rsidRPr="00C115F2">
              <w:rPr>
                <w:rFonts w:ascii="Open Sans" w:hAnsi="Open Sans" w:cs="Open Sans"/>
                <w:color w:val="000000"/>
                <w:szCs w:val="16"/>
              </w:rPr>
              <w:t xml:space="preserve"> comes later</w:t>
            </w:r>
            <w:r>
              <w:rPr>
                <w:rFonts w:ascii="Open Sans" w:hAnsi="Open Sans" w:cs="Open Sans"/>
                <w:color w:val="000000"/>
                <w:szCs w:val="16"/>
              </w:rPr>
              <w:t>.</w:t>
            </w:r>
            <w:r w:rsidR="006A46DA" w:rsidRPr="00C115F2">
              <w:rPr>
                <w:rFonts w:ascii="Open Sans" w:hAnsi="Open Sans" w:cs="Open Sans"/>
                <w:color w:val="000000"/>
                <w:szCs w:val="16"/>
              </w:rPr>
              <w:t xml:space="preserve"> </w:t>
            </w:r>
          </w:p>
          <w:p w14:paraId="2DEB2BE3" w14:textId="77777777" w:rsidR="002D26E5" w:rsidRDefault="002D26E5" w:rsidP="009B2B82">
            <w:pPr>
              <w:pStyle w:val="NormalWeb"/>
              <w:spacing w:before="120" w:beforeAutospacing="0" w:after="120" w:afterAutospacing="0"/>
              <w:contextualSpacing/>
              <w:rPr>
                <w:rFonts w:ascii="Open Sans" w:hAnsi="Open Sans" w:cs="Open Sans"/>
                <w:color w:val="000000"/>
                <w:szCs w:val="16"/>
              </w:rPr>
            </w:pPr>
          </w:p>
          <w:p w14:paraId="02C3A545" w14:textId="687A4C4F" w:rsidR="006A46DA" w:rsidRDefault="002D26E5" w:rsidP="009B2B82">
            <w:pPr>
              <w:pStyle w:val="NormalWeb"/>
              <w:spacing w:before="120" w:beforeAutospacing="0" w:after="120" w:afterAutospacing="0"/>
              <w:contextualSpacing/>
              <w:rPr>
                <w:rFonts w:ascii="Open Sans" w:hAnsi="Open Sans" w:cs="Open Sans"/>
                <w:color w:val="000000"/>
              </w:rPr>
            </w:pPr>
            <w:r>
              <w:rPr>
                <w:rFonts w:ascii="Open Sans" w:hAnsi="Open Sans" w:cs="Open Sans"/>
                <w:color w:val="000000"/>
                <w:szCs w:val="16"/>
              </w:rPr>
              <w:t>4 - Followed</w:t>
            </w:r>
            <w:r w:rsidR="006A46DA" w:rsidRPr="00C115F2">
              <w:rPr>
                <w:rFonts w:ascii="Open Sans" w:hAnsi="Open Sans" w:cs="Open Sans"/>
                <w:color w:val="000000"/>
                <w:szCs w:val="16"/>
              </w:rPr>
              <w:t xml:space="preserve"> by areas in </w:t>
            </w:r>
            <w:r w:rsidR="006A46DA" w:rsidRPr="00C3111C">
              <w:rPr>
                <w:rFonts w:ascii="Open Sans" w:hAnsi="Open Sans" w:cs="Open Sans"/>
                <w:b/>
                <w:color w:val="000000"/>
                <w:szCs w:val="16"/>
              </w:rPr>
              <w:t>corporate administration</w:t>
            </w:r>
            <w:r w:rsidR="006A46DA" w:rsidRPr="00C115F2">
              <w:rPr>
                <w:rFonts w:ascii="Open Sans" w:hAnsi="Open Sans" w:cs="Open Sans"/>
                <w:color w:val="000000"/>
                <w:szCs w:val="16"/>
              </w:rPr>
              <w:t>, such as Human Resource Intelligence (in darker blue).</w:t>
            </w:r>
            <w:r w:rsidR="006A46DA">
              <w:rPr>
                <w:rFonts w:ascii="Open Sans" w:hAnsi="Open Sans" w:cs="Open Sans"/>
                <w:color w:val="000000"/>
                <w:szCs w:val="16"/>
              </w:rPr>
              <w:t>)</w:t>
            </w:r>
          </w:p>
          <w:p w14:paraId="26A7EE48" w14:textId="77777777" w:rsidR="006A46DA" w:rsidRDefault="006A46DA" w:rsidP="009B2B82">
            <w:pPr>
              <w:pStyle w:val="NormalWeb"/>
              <w:spacing w:before="120" w:beforeAutospacing="0" w:after="120" w:afterAutospacing="0"/>
              <w:contextualSpacing/>
              <w:rPr>
                <w:rFonts w:ascii="Open Sans" w:hAnsi="Open Sans" w:cs="Open Sans"/>
                <w:color w:val="000000"/>
              </w:rPr>
            </w:pPr>
          </w:p>
          <w:p w14:paraId="136D0C10" w14:textId="77777777" w:rsidR="00E27201" w:rsidRDefault="00E27201" w:rsidP="009B2B82">
            <w:pPr>
              <w:pStyle w:val="NormalWeb"/>
              <w:spacing w:before="120" w:beforeAutospacing="0" w:after="120" w:afterAutospacing="0"/>
              <w:contextualSpacing/>
              <w:rPr>
                <w:rFonts w:ascii="Open Sans" w:hAnsi="Open Sans" w:cs="Open Sans"/>
                <w:color w:val="000000"/>
              </w:rPr>
            </w:pPr>
          </w:p>
          <w:p w14:paraId="59748C5D" w14:textId="77777777" w:rsidR="006A46DA" w:rsidRPr="00657BA7" w:rsidRDefault="006A46DA" w:rsidP="009B2B82">
            <w:pPr>
              <w:pStyle w:val="NormalWeb"/>
              <w:spacing w:before="120" w:beforeAutospacing="0" w:after="120" w:afterAutospacing="0"/>
              <w:contextualSpacing/>
              <w:rPr>
                <w:rFonts w:ascii="Open Sans" w:hAnsi="Open Sans" w:cs="Open Sans"/>
                <w:b/>
                <w:color w:val="000000"/>
                <w:sz w:val="22"/>
              </w:rPr>
            </w:pPr>
            <w:r w:rsidRPr="00657BA7">
              <w:rPr>
                <w:rFonts w:ascii="Open Sans" w:hAnsi="Open Sans" w:cs="Open Sans"/>
                <w:b/>
                <w:color w:val="000000"/>
                <w:sz w:val="22"/>
              </w:rPr>
              <w:t>CRM v</w:t>
            </w:r>
            <w:r w:rsidR="00126BEF" w:rsidRPr="00657BA7">
              <w:rPr>
                <w:rFonts w:ascii="Open Sans" w:hAnsi="Open Sans" w:cs="Open Sans"/>
                <w:b/>
                <w:color w:val="000000"/>
                <w:sz w:val="22"/>
              </w:rPr>
              <w:t>ersu</w:t>
            </w:r>
            <w:r w:rsidRPr="00657BA7">
              <w:rPr>
                <w:rFonts w:ascii="Open Sans" w:hAnsi="Open Sans" w:cs="Open Sans"/>
                <w:b/>
                <w:color w:val="000000"/>
                <w:sz w:val="22"/>
              </w:rPr>
              <w:t>s POS</w:t>
            </w:r>
          </w:p>
          <w:tbl>
            <w:tblPr>
              <w:tblStyle w:val="TableGrid"/>
              <w:tblW w:w="0" w:type="auto"/>
              <w:tblLook w:val="04A0" w:firstRow="1" w:lastRow="0" w:firstColumn="1" w:lastColumn="0" w:noHBand="0" w:noVBand="1"/>
            </w:tblPr>
            <w:tblGrid>
              <w:gridCol w:w="8760"/>
            </w:tblGrid>
            <w:tr w:rsidR="006A46DA" w14:paraId="2CE3D480" w14:textId="77777777" w:rsidTr="00126BEF">
              <w:tc>
                <w:tcPr>
                  <w:tcW w:w="8760" w:type="dxa"/>
                  <w:shd w:val="clear" w:color="auto" w:fill="FFF2CC" w:themeFill="accent4" w:themeFillTint="33"/>
                </w:tcPr>
                <w:p w14:paraId="6739C1B8" w14:textId="4ACE69C0" w:rsidR="00650881" w:rsidRDefault="00EE7EA2" w:rsidP="009B2B82">
                  <w:pPr>
                    <w:pStyle w:val="NormalWeb"/>
                    <w:spacing w:before="120" w:beforeAutospacing="0" w:after="120" w:afterAutospacing="0"/>
                    <w:contextualSpacing/>
                    <w:rPr>
                      <w:rFonts w:ascii="Open Sans" w:hAnsi="Open Sans" w:cs="Open Sans"/>
                      <w:color w:val="000000"/>
                    </w:rPr>
                  </w:pPr>
                  <w:r w:rsidRPr="00EE7EA2">
                    <w:rPr>
                      <w:rFonts w:ascii="Open Sans" w:hAnsi="Open Sans" w:cs="Open Sans"/>
                      <w:b/>
                      <w:color w:val="000000"/>
                    </w:rPr>
                    <w:t>Q:</w:t>
                  </w:r>
                  <w:r>
                    <w:rPr>
                      <w:rFonts w:ascii="Open Sans" w:hAnsi="Open Sans" w:cs="Open Sans"/>
                      <w:color w:val="000000"/>
                    </w:rPr>
                    <w:t xml:space="preserve"> </w:t>
                  </w:r>
                  <w:r w:rsidR="006A46DA" w:rsidRPr="00093877">
                    <w:rPr>
                      <w:rFonts w:ascii="Open Sans" w:hAnsi="Open Sans" w:cs="Open Sans"/>
                      <w:color w:val="000000"/>
                    </w:rPr>
                    <w:t xml:space="preserve">But why does Customer Relationship Management (CRM) come after POS in a typical analytics journey? Shouldn’t </w:t>
                  </w:r>
                  <w:r w:rsidR="006A46DA">
                    <w:rPr>
                      <w:rFonts w:ascii="Open Sans" w:hAnsi="Open Sans" w:cs="Open Sans"/>
                      <w:color w:val="000000"/>
                    </w:rPr>
                    <w:t xml:space="preserve">we focus on the customers first? </w:t>
                  </w:r>
                </w:p>
                <w:p w14:paraId="2DC9AC4D" w14:textId="77777777" w:rsidR="00E27201" w:rsidRPr="00E27201" w:rsidRDefault="00E27201" w:rsidP="009B2B82">
                  <w:pPr>
                    <w:pStyle w:val="NormalWeb"/>
                    <w:spacing w:before="120" w:beforeAutospacing="0" w:after="120" w:afterAutospacing="0"/>
                    <w:contextualSpacing/>
                    <w:rPr>
                      <w:rFonts w:ascii="Open Sans" w:hAnsi="Open Sans" w:cs="Open Sans"/>
                      <w:i/>
                      <w:color w:val="000000"/>
                      <w:szCs w:val="16"/>
                    </w:rPr>
                  </w:pPr>
                  <w:r w:rsidRPr="00E27201">
                    <w:rPr>
                      <w:rFonts w:ascii="Open Sans" w:hAnsi="Open Sans" w:cs="Open Sans"/>
                      <w:i/>
                      <w:color w:val="000000"/>
                      <w:szCs w:val="16"/>
                    </w:rPr>
                    <w:t>Click the button for an explanation after you have come up with your own.</w:t>
                  </w:r>
                </w:p>
              </w:tc>
            </w:tr>
          </w:tbl>
          <w:p w14:paraId="3B5BF3C3" w14:textId="77777777" w:rsidR="006A46DA" w:rsidRDefault="006A46DA" w:rsidP="009B2B82">
            <w:pPr>
              <w:pStyle w:val="NormalWeb"/>
              <w:spacing w:before="120" w:beforeAutospacing="0" w:after="120" w:afterAutospacing="0"/>
              <w:contextualSpacing/>
              <w:rPr>
                <w:rFonts w:ascii="Open Sans" w:hAnsi="Open Sans" w:cs="Open Sans"/>
                <w:color w:val="000000"/>
                <w:szCs w:val="16"/>
              </w:rPr>
            </w:pPr>
            <w:r>
              <w:rPr>
                <w:rFonts w:ascii="Open Sans" w:hAnsi="Open Sans" w:cs="Open Sans"/>
                <w:noProof/>
                <w:color w:val="000000"/>
                <w:lang w:val="en-SG" w:eastAsia="zh-CN"/>
              </w:rPr>
              <mc:AlternateContent>
                <mc:Choice Requires="wps">
                  <w:drawing>
                    <wp:anchor distT="0" distB="0" distL="114300" distR="114300" simplePos="0" relativeHeight="251678720" behindDoc="0" locked="0" layoutInCell="1" allowOverlap="1" wp14:anchorId="3CBF8DFB" wp14:editId="2ADB59FB">
                      <wp:simplePos x="0" y="0"/>
                      <wp:positionH relativeFrom="column">
                        <wp:posOffset>-1905</wp:posOffset>
                      </wp:positionH>
                      <wp:positionV relativeFrom="paragraph">
                        <wp:posOffset>3810</wp:posOffset>
                      </wp:positionV>
                      <wp:extent cx="5565600" cy="228600"/>
                      <wp:effectExtent l="0" t="0" r="16510" b="19050"/>
                      <wp:wrapNone/>
                      <wp:docPr id="19" name="Rounded Rectangle 19"/>
                      <wp:cNvGraphicFramePr/>
                      <a:graphic xmlns:a="http://schemas.openxmlformats.org/drawingml/2006/main">
                        <a:graphicData uri="http://schemas.microsoft.com/office/word/2010/wordprocessingShape">
                          <wps:wsp>
                            <wps:cNvSpPr/>
                            <wps:spPr>
                              <a:xfrm>
                                <a:off x="0" y="0"/>
                                <a:ext cx="5565600" cy="228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4B496F" w14:textId="77777777" w:rsidR="007A2B9F" w:rsidRPr="008C61FF" w:rsidRDefault="007A2B9F" w:rsidP="006A46DA">
                                  <w:pPr>
                                    <w:jc w:val="center"/>
                                    <w:rPr>
                                      <w:rFonts w:ascii="Open Sans" w:hAnsi="Open Sans" w:cs="Open Sans"/>
                                      <w:b/>
                                      <w:sz w:val="22"/>
                                      <w:lang w:val="en-US"/>
                                    </w:rPr>
                                  </w:pPr>
                                  <w:r w:rsidRPr="008C61FF">
                                    <w:rPr>
                                      <w:rFonts w:ascii="Open Sans" w:hAnsi="Open Sans" w:cs="Open Sans"/>
                                      <w:b/>
                                      <w:sz w:val="22"/>
                                      <w:lang w:val="en-US"/>
                                    </w:rPr>
                                    <w:t>Show explanation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2="http://schemas.microsoft.com/office/drawing/2015/10/21/chartex" xmlns:cx1="http://schemas.microsoft.com/office/drawing/2015/9/8/chartex" xmlns:cx="http://schemas.microsoft.com/office/drawing/2014/chartex">
                  <w:pict>
                    <v:roundrect w14:anchorId="3CBF8DFB" id="Rounded Rectangle 19" o:spid="_x0000_s1039" style="position:absolute;left:0;text-align:left;margin-left:-.15pt;margin-top:.3pt;width:438.25pt;height:18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" fillcolor="#5b9bd5 [3204]" strokecolor="#1f4d78 [1604]" strokeweight="1pt">
                      <v:stroke joinstyle="miter"/>
                      <v:textbox inset="0,0,0,0">
                        <w:txbxContent>
                          <w:p w14:paraId="644B496F" w14:textId="77777777" w:rsidR="007A2B9F" w:rsidRPr="008C61FF" w:rsidRDefault="007A2B9F" w:rsidP="006A46DA">
                            <w:pPr>
                              <w:jc w:val="center"/>
                              <w:rPr>
                                <w:rFonts w:ascii="Open Sans" w:hAnsi="Open Sans" w:cs="Open Sans"/>
                                <w:b/>
                                <w:sz w:val="22"/>
                                <w:lang w:val="en-US"/>
                              </w:rPr>
                            </w:pPr>
                            <w:r w:rsidRPr="008C61FF">
                              <w:rPr>
                                <w:rFonts w:ascii="Open Sans" w:hAnsi="Open Sans" w:cs="Open Sans"/>
                                <w:b/>
                                <w:sz w:val="22"/>
                                <w:lang w:val="en-US"/>
                              </w:rPr>
                              <w:t>Show explanation</w:t>
                            </w:r>
                          </w:p>
                        </w:txbxContent>
                      </v:textbox>
                    </v:roundrect>
                  </w:pict>
                </mc:Fallback>
              </mc:AlternateContent>
            </w:r>
          </w:p>
          <w:p w14:paraId="51A361B2" w14:textId="77777777" w:rsidR="006A46DA" w:rsidRDefault="006A46DA" w:rsidP="009B2B82">
            <w:pPr>
              <w:pStyle w:val="NormalWeb"/>
              <w:spacing w:before="120" w:beforeAutospacing="0" w:after="120" w:afterAutospacing="0"/>
              <w:contextualSpacing/>
              <w:rPr>
                <w:rFonts w:ascii="Open Sans" w:hAnsi="Open Sans" w:cs="Open Sans"/>
                <w:color w:val="000000"/>
              </w:rPr>
            </w:pPr>
          </w:p>
          <w:tbl>
            <w:tblPr>
              <w:tblStyle w:val="TableGrid"/>
              <w:tblW w:w="0" w:type="auto"/>
              <w:shd w:val="clear" w:color="auto" w:fill="F2F2F2" w:themeFill="background1" w:themeFillShade="F2"/>
              <w:tblLook w:val="04A0" w:firstRow="1" w:lastRow="0" w:firstColumn="1" w:lastColumn="0" w:noHBand="0" w:noVBand="1"/>
            </w:tblPr>
            <w:tblGrid>
              <w:gridCol w:w="8760"/>
            </w:tblGrid>
            <w:tr w:rsidR="006A46DA" w14:paraId="7FBD71B1" w14:textId="77777777" w:rsidTr="00126BEF">
              <w:tc>
                <w:tcPr>
                  <w:tcW w:w="8760" w:type="dxa"/>
                  <w:shd w:val="clear" w:color="auto" w:fill="F2F2F2" w:themeFill="background1" w:themeFillShade="F2"/>
                </w:tcPr>
                <w:p w14:paraId="6E8BAECA" w14:textId="63CEE6E7" w:rsidR="006A46DA" w:rsidRDefault="006A46DA" w:rsidP="00094B2C">
                  <w:pPr>
                    <w:pStyle w:val="NormalWeb"/>
                    <w:spacing w:before="120" w:beforeAutospacing="0" w:after="120" w:afterAutospacing="0"/>
                    <w:contextualSpacing/>
                    <w:rPr>
                      <w:rFonts w:ascii="Open Sans" w:hAnsi="Open Sans" w:cs="Open Sans"/>
                      <w:color w:val="000000"/>
                    </w:rPr>
                  </w:pPr>
                  <w:commentRangeStart w:id="9"/>
                  <w:r w:rsidRPr="00093877">
                    <w:rPr>
                      <w:rFonts w:ascii="Open Sans" w:hAnsi="Open Sans" w:cs="Open Sans"/>
                      <w:color w:val="000000"/>
                    </w:rPr>
                    <w:t>The CRM scope is to establish, grow, and retain the organization–customer relationship. The brick-and-mortar retailers do not have the means to identify all their customers to build a one-to-one relationship. Purchase data collected at point of sales (POS) can be used to summarize customer spending habits, and with loyalty and rewards programs, specific customers can be then identified. Thereafter, CRM will make better sense. However, in e-Commerce, CRM is likely to be the first step as customers cannot order without giving their details.</w:t>
                  </w:r>
                  <w:commentRangeEnd w:id="9"/>
                  <w:r w:rsidR="00094B2C">
                    <w:rPr>
                      <w:rStyle w:val="CommentReference"/>
                      <w:rFonts w:cs="Times New Roman"/>
                    </w:rPr>
                    <w:commentReference w:id="9"/>
                  </w:r>
                </w:p>
              </w:tc>
            </w:tr>
          </w:tbl>
          <w:p w14:paraId="693BC5CC" w14:textId="77777777" w:rsidR="00657BA7" w:rsidRDefault="00657BA7" w:rsidP="009B2B82">
            <w:pPr>
              <w:pStyle w:val="NormalWeb"/>
              <w:spacing w:before="120" w:beforeAutospacing="0" w:after="120" w:afterAutospacing="0"/>
              <w:contextualSpacing/>
              <w:rPr>
                <w:rFonts w:ascii="Open Sans" w:hAnsi="Open Sans" w:cs="Open Sans"/>
                <w:color w:val="000000"/>
              </w:rPr>
            </w:pPr>
          </w:p>
          <w:p w14:paraId="0CF57674" w14:textId="54743B3C" w:rsidR="00657BA7" w:rsidRPr="00657BA7" w:rsidRDefault="00657BA7" w:rsidP="009B2B82">
            <w:pPr>
              <w:pStyle w:val="NormalWeb"/>
              <w:spacing w:before="120" w:beforeAutospacing="0" w:after="120" w:afterAutospacing="0"/>
              <w:contextualSpacing/>
              <w:rPr>
                <w:rFonts w:ascii="Open Sans" w:hAnsi="Open Sans" w:cs="Open Sans"/>
                <w:b/>
                <w:color w:val="000000"/>
                <w:sz w:val="22"/>
              </w:rPr>
            </w:pPr>
            <w:r w:rsidRPr="00657BA7">
              <w:rPr>
                <w:rFonts w:ascii="Open Sans" w:hAnsi="Open Sans" w:cs="Open Sans"/>
                <w:b/>
                <w:color w:val="000000"/>
                <w:sz w:val="22"/>
              </w:rPr>
              <w:t>Further Reading</w:t>
            </w:r>
          </w:p>
          <w:p w14:paraId="21BF8C50" w14:textId="060BC79D" w:rsidR="006A46DA" w:rsidRDefault="00DD4CC1" w:rsidP="00657BA7">
            <w:pPr>
              <w:pStyle w:val="NormalWeb"/>
              <w:numPr>
                <w:ilvl w:val="0"/>
                <w:numId w:val="40"/>
              </w:numPr>
              <w:spacing w:before="120" w:beforeAutospacing="0" w:after="120" w:afterAutospacing="0"/>
              <w:contextualSpacing/>
              <w:rPr>
                <w:rFonts w:ascii="Open Sans" w:hAnsi="Open Sans" w:cs="Open Sans"/>
                <w:color w:val="000000"/>
              </w:rPr>
            </w:pPr>
            <w:hyperlink r:id="rId14" w:history="1">
              <w:r w:rsidR="006A46DA" w:rsidRPr="006A30BB">
                <w:rPr>
                  <w:rStyle w:val="Hyperlink"/>
                  <w:rFonts w:ascii="Open Sans" w:hAnsi="Open Sans" w:cs="Open Sans"/>
                </w:rPr>
                <w:t>BSC Example – Tesco Strategy Map and Scorecard</w:t>
              </w:r>
            </w:hyperlink>
          </w:p>
          <w:p w14:paraId="4C769A06" w14:textId="77777777" w:rsidR="006A46DA" w:rsidRDefault="006A46DA" w:rsidP="009B2B82">
            <w:pPr>
              <w:pStyle w:val="NormalWeb"/>
              <w:spacing w:before="120" w:beforeAutospacing="0" w:after="120" w:afterAutospacing="0"/>
              <w:contextualSpacing/>
              <w:rPr>
                <w:rFonts w:ascii="Open Sans" w:hAnsi="Open Sans" w:cs="Open Sans"/>
                <w:color w:val="000000"/>
              </w:rPr>
            </w:pPr>
          </w:p>
          <w:p w14:paraId="7CFFC486" w14:textId="77777777" w:rsidR="006A46DA" w:rsidRDefault="006A46DA" w:rsidP="009B2B82">
            <w:pPr>
              <w:pStyle w:val="NormalWeb"/>
              <w:spacing w:before="120" w:beforeAutospacing="0" w:after="120" w:afterAutospacing="0"/>
              <w:contextualSpacing/>
              <w:rPr>
                <w:rFonts w:ascii="Open Sans" w:hAnsi="Open Sans" w:cs="Open Sans"/>
                <w:b/>
                <w:color w:val="000000"/>
              </w:rPr>
            </w:pPr>
          </w:p>
        </w:tc>
      </w:tr>
      <w:tr w:rsidR="006A46DA" w:rsidRPr="00096806" w14:paraId="23202C6E" w14:textId="77777777" w:rsidTr="00C81C82">
        <w:trPr>
          <w:trHeight w:val="6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1B02EDF" w14:textId="77777777" w:rsidR="006A46DA" w:rsidRPr="00C3111C" w:rsidRDefault="00E27201" w:rsidP="009B2B82">
            <w:pPr>
              <w:pStyle w:val="NormalWeb"/>
              <w:spacing w:before="120" w:beforeAutospacing="0" w:after="120" w:afterAutospacing="0"/>
              <w:contextualSpacing/>
              <w:rPr>
                <w:rFonts w:ascii="Open Sans" w:hAnsi="Open Sans" w:cs="Open Sans"/>
                <w:b/>
                <w:color w:val="000000"/>
                <w:sz w:val="22"/>
              </w:rPr>
            </w:pPr>
            <w:r w:rsidRPr="00C3111C">
              <w:rPr>
                <w:rFonts w:ascii="Open Sans" w:hAnsi="Open Sans" w:cs="Open Sans"/>
                <w:b/>
                <w:color w:val="000000"/>
                <w:sz w:val="22"/>
              </w:rPr>
              <w:lastRenderedPageBreak/>
              <w:t>2.3 O</w:t>
            </w:r>
            <w:r w:rsidR="006A46DA" w:rsidRPr="00C3111C">
              <w:rPr>
                <w:rFonts w:ascii="Open Sans" w:hAnsi="Open Sans" w:cs="Open Sans"/>
                <w:b/>
                <w:color w:val="000000"/>
                <w:sz w:val="22"/>
              </w:rPr>
              <w:t>nline v</w:t>
            </w:r>
            <w:r w:rsidR="00126BEF" w:rsidRPr="00C3111C">
              <w:rPr>
                <w:rFonts w:ascii="Open Sans" w:hAnsi="Open Sans" w:cs="Open Sans"/>
                <w:b/>
                <w:color w:val="000000"/>
                <w:sz w:val="22"/>
              </w:rPr>
              <w:t>er</w:t>
            </w:r>
            <w:r w:rsidR="006A46DA" w:rsidRPr="00C3111C">
              <w:rPr>
                <w:rFonts w:ascii="Open Sans" w:hAnsi="Open Sans" w:cs="Open Sans"/>
                <w:b/>
                <w:color w:val="000000"/>
                <w:sz w:val="22"/>
              </w:rPr>
              <w:t>s</w:t>
            </w:r>
            <w:r w:rsidR="00126BEF" w:rsidRPr="00C3111C">
              <w:rPr>
                <w:rFonts w:ascii="Open Sans" w:hAnsi="Open Sans" w:cs="Open Sans"/>
                <w:b/>
                <w:color w:val="000000"/>
                <w:sz w:val="22"/>
              </w:rPr>
              <w:t>us</w:t>
            </w:r>
            <w:r w:rsidR="006A46DA" w:rsidRPr="00C3111C">
              <w:rPr>
                <w:rFonts w:ascii="Open Sans" w:hAnsi="Open Sans" w:cs="Open Sans"/>
                <w:b/>
                <w:color w:val="000000"/>
                <w:sz w:val="22"/>
              </w:rPr>
              <w:t xml:space="preserve"> </w:t>
            </w:r>
            <w:r w:rsidRPr="00C3111C">
              <w:rPr>
                <w:rFonts w:ascii="Open Sans" w:hAnsi="Open Sans" w:cs="Open Sans"/>
                <w:b/>
                <w:color w:val="000000"/>
                <w:sz w:val="22"/>
              </w:rPr>
              <w:t>B</w:t>
            </w:r>
            <w:r w:rsidR="006A46DA" w:rsidRPr="00C3111C">
              <w:rPr>
                <w:rFonts w:ascii="Open Sans" w:hAnsi="Open Sans" w:cs="Open Sans"/>
                <w:b/>
                <w:color w:val="000000"/>
                <w:sz w:val="22"/>
              </w:rPr>
              <w:t>rick-and-mortar</w:t>
            </w:r>
          </w:p>
          <w:p w14:paraId="2F02DFBA" w14:textId="77777777" w:rsidR="00E27201" w:rsidRPr="00001BF7" w:rsidRDefault="00E27201" w:rsidP="009B2B82">
            <w:pPr>
              <w:pStyle w:val="NormalWeb"/>
              <w:spacing w:before="120" w:beforeAutospacing="0" w:after="120" w:afterAutospacing="0"/>
              <w:contextualSpacing/>
              <w:rPr>
                <w:rFonts w:ascii="Open Sans" w:hAnsi="Open Sans" w:cs="Open Sans"/>
                <w:b/>
                <w:color w:val="000000"/>
              </w:rPr>
            </w:pPr>
          </w:p>
          <w:tbl>
            <w:tblPr>
              <w:tblStyle w:val="TableGrid"/>
              <w:tblW w:w="0" w:type="auto"/>
              <w:tblLook w:val="04A0" w:firstRow="1" w:lastRow="0" w:firstColumn="1" w:lastColumn="0" w:noHBand="0" w:noVBand="1"/>
            </w:tblPr>
            <w:tblGrid>
              <w:gridCol w:w="8760"/>
            </w:tblGrid>
            <w:tr w:rsidR="006A46DA" w14:paraId="64FB0874" w14:textId="77777777" w:rsidTr="00126BEF">
              <w:tc>
                <w:tcPr>
                  <w:tcW w:w="8760" w:type="dxa"/>
                  <w:shd w:val="clear" w:color="auto" w:fill="FFF2CC" w:themeFill="accent4" w:themeFillTint="33"/>
                </w:tcPr>
                <w:p w14:paraId="1C4DBDB0" w14:textId="27C42607" w:rsidR="006A46DA" w:rsidRPr="006A30BB" w:rsidRDefault="00EE7EA2" w:rsidP="009B2B82">
                  <w:pPr>
                    <w:pStyle w:val="NormalWeb"/>
                    <w:spacing w:before="120" w:beforeAutospacing="0" w:after="120" w:afterAutospacing="0"/>
                    <w:contextualSpacing/>
                    <w:rPr>
                      <w:rFonts w:ascii="Open Sans" w:hAnsi="Open Sans" w:cs="Open Sans"/>
                      <w:color w:val="000000"/>
                    </w:rPr>
                  </w:pPr>
                  <w:r w:rsidRPr="00EE7EA2">
                    <w:rPr>
                      <w:rFonts w:ascii="Open Sans" w:hAnsi="Open Sans" w:cs="Open Sans"/>
                      <w:b/>
                      <w:color w:val="000000"/>
                    </w:rPr>
                    <w:t>Q:</w:t>
                  </w:r>
                  <w:r>
                    <w:rPr>
                      <w:rFonts w:ascii="Open Sans" w:hAnsi="Open Sans" w:cs="Open Sans"/>
                      <w:color w:val="000000"/>
                    </w:rPr>
                    <w:t xml:space="preserve"> </w:t>
                  </w:r>
                  <w:r w:rsidR="006A46DA" w:rsidRPr="006A30BB">
                    <w:rPr>
                      <w:rFonts w:ascii="Open Sans" w:hAnsi="Open Sans" w:cs="Open Sans"/>
                      <w:color w:val="000000"/>
                    </w:rPr>
                    <w:t>Now, think about e-Commerce/online retail vs brick-and-mortar retail store. What is one main key difference between them</w:t>
                  </w:r>
                  <w:r w:rsidR="006A46DA">
                    <w:rPr>
                      <w:rFonts w:ascii="Open Sans" w:hAnsi="Open Sans" w:cs="Open Sans"/>
                      <w:color w:val="000000"/>
                    </w:rPr>
                    <w:t xml:space="preserve"> from an analytics perspective?</w:t>
                  </w:r>
                  <w:r w:rsidR="006A46DA">
                    <w:rPr>
                      <w:rFonts w:ascii="Open Sans" w:hAnsi="Open Sans" w:cs="Open Sans"/>
                      <w:noProof/>
                      <w:color w:val="000000"/>
                      <w:szCs w:val="16"/>
                      <w:lang w:val="en-SG" w:eastAsia="zh-CN"/>
                    </w:rPr>
                    <w:t xml:space="preserve"> </w:t>
                  </w:r>
                </w:p>
                <w:p w14:paraId="6D72B79E" w14:textId="77777777" w:rsidR="006A46DA" w:rsidRPr="00C115F2" w:rsidRDefault="006A46DA" w:rsidP="009B2B82">
                  <w:pPr>
                    <w:pStyle w:val="NormalWeb"/>
                    <w:spacing w:before="120" w:beforeAutospacing="0" w:after="120" w:afterAutospacing="0"/>
                    <w:contextualSpacing/>
                    <w:rPr>
                      <w:rFonts w:ascii="Open Sans" w:hAnsi="Open Sans" w:cs="Open Sans"/>
                      <w:i/>
                      <w:color w:val="000000"/>
                    </w:rPr>
                  </w:pPr>
                  <w:r w:rsidRPr="006A30BB">
                    <w:rPr>
                      <w:rFonts w:ascii="Open Sans" w:hAnsi="Open Sans" w:cs="Open Sans"/>
                      <w:i/>
                      <w:color w:val="000000"/>
                    </w:rPr>
                    <w:t xml:space="preserve">Click the button </w:t>
                  </w:r>
                  <w:r w:rsidR="00650881">
                    <w:rPr>
                      <w:rFonts w:ascii="Open Sans" w:hAnsi="Open Sans" w:cs="Open Sans"/>
                      <w:i/>
                      <w:color w:val="000000"/>
                    </w:rPr>
                    <w:t>to read about</w:t>
                  </w:r>
                  <w:r w:rsidRPr="006A30BB">
                    <w:rPr>
                      <w:rFonts w:ascii="Open Sans" w:hAnsi="Open Sans" w:cs="Open Sans"/>
                      <w:i/>
                      <w:color w:val="000000"/>
                    </w:rPr>
                    <w:t xml:space="preserve"> </w:t>
                  </w:r>
                  <w:r w:rsidR="00650881">
                    <w:rPr>
                      <w:rFonts w:ascii="Open Sans" w:hAnsi="Open Sans" w:cs="Open Sans"/>
                      <w:i/>
                      <w:color w:val="000000"/>
                    </w:rPr>
                    <w:t>some possible differences</w:t>
                  </w:r>
                  <w:r w:rsidRPr="006A30BB">
                    <w:rPr>
                      <w:rFonts w:ascii="Open Sans" w:hAnsi="Open Sans" w:cs="Open Sans"/>
                      <w:i/>
                      <w:color w:val="000000"/>
                    </w:rPr>
                    <w:t xml:space="preserve"> after </w:t>
                  </w:r>
                  <w:r>
                    <w:rPr>
                      <w:rFonts w:ascii="Open Sans" w:hAnsi="Open Sans" w:cs="Open Sans"/>
                      <w:i/>
                      <w:color w:val="000000"/>
                    </w:rPr>
                    <w:t>you have come up with your own.</w:t>
                  </w:r>
                </w:p>
              </w:tc>
            </w:tr>
          </w:tbl>
          <w:p w14:paraId="0D804540" w14:textId="3304B356" w:rsidR="006A46DA" w:rsidRDefault="008C61FF" w:rsidP="009B2B82">
            <w:pPr>
              <w:pStyle w:val="NormalWeb"/>
              <w:spacing w:before="120" w:beforeAutospacing="0" w:after="120" w:afterAutospacing="0"/>
              <w:contextualSpacing/>
              <w:rPr>
                <w:rFonts w:ascii="Open Sans" w:hAnsi="Open Sans" w:cs="Open Sans"/>
                <w:color w:val="000000"/>
              </w:rPr>
            </w:pPr>
            <w:r>
              <w:rPr>
                <w:rFonts w:ascii="Open Sans" w:hAnsi="Open Sans" w:cs="Open Sans"/>
                <w:noProof/>
                <w:color w:val="000000"/>
                <w:lang w:val="en-SG" w:eastAsia="zh-CN"/>
              </w:rPr>
              <mc:AlternateContent>
                <mc:Choice Requires="wps">
                  <w:drawing>
                    <wp:anchor distT="0" distB="0" distL="114300" distR="114300" simplePos="0" relativeHeight="251708416" behindDoc="0" locked="0" layoutInCell="1" allowOverlap="1" wp14:anchorId="5660AD14" wp14:editId="55DCB301">
                      <wp:simplePos x="0" y="0"/>
                      <wp:positionH relativeFrom="column">
                        <wp:posOffset>-635</wp:posOffset>
                      </wp:positionH>
                      <wp:positionV relativeFrom="paragraph">
                        <wp:posOffset>1905</wp:posOffset>
                      </wp:positionV>
                      <wp:extent cx="5565600" cy="228600"/>
                      <wp:effectExtent l="0" t="0" r="16510" b="19050"/>
                      <wp:wrapNone/>
                      <wp:docPr id="24" name="Rounded Rectangle 24"/>
                      <wp:cNvGraphicFramePr/>
                      <a:graphic xmlns:a="http://schemas.openxmlformats.org/drawingml/2006/main">
                        <a:graphicData uri="http://schemas.microsoft.com/office/word/2010/wordprocessingShape">
                          <wps:wsp>
                            <wps:cNvSpPr/>
                            <wps:spPr>
                              <a:xfrm>
                                <a:off x="0" y="0"/>
                                <a:ext cx="5565600" cy="228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2470B6" w14:textId="77777777" w:rsidR="008C61FF" w:rsidRPr="008C61FF" w:rsidRDefault="008C61FF" w:rsidP="008C61FF">
                                  <w:pPr>
                                    <w:jc w:val="center"/>
                                    <w:rPr>
                                      <w:rFonts w:ascii="Open Sans" w:hAnsi="Open Sans" w:cs="Open Sans"/>
                                      <w:b/>
                                      <w:sz w:val="22"/>
                                      <w:lang w:val="en-US"/>
                                    </w:rPr>
                                  </w:pPr>
                                  <w:r w:rsidRPr="008C61FF">
                                    <w:rPr>
                                      <w:rFonts w:ascii="Open Sans" w:hAnsi="Open Sans" w:cs="Open Sans"/>
                                      <w:b/>
                                      <w:sz w:val="22"/>
                                      <w:lang w:val="en-US"/>
                                    </w:rPr>
                                    <w:t>Show explanation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2="http://schemas.microsoft.com/office/drawing/2015/10/21/chartex" xmlns:cx1="http://schemas.microsoft.com/office/drawing/2015/9/8/chartex" xmlns:cx="http://schemas.microsoft.com/office/drawing/2014/chartex">
                  <w:pict>
                    <v:roundrect w14:anchorId="5660AD14" id="Rounded Rectangle 24" o:spid="_x0000_s1040" style="position:absolute;left:0;text-align:left;margin-left:-.05pt;margin-top:.15pt;width:438.25pt;height:18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" fillcolor="#5b9bd5 [3204]" strokecolor="#1f4d78 [1604]" strokeweight="1pt">
                      <v:stroke joinstyle="miter"/>
                      <v:textbox inset="0,0,0,0">
                        <w:txbxContent>
                          <w:p w14:paraId="0A2470B6" w14:textId="77777777" w:rsidR="008C61FF" w:rsidRPr="008C61FF" w:rsidRDefault="008C61FF" w:rsidP="008C61FF">
                            <w:pPr>
                              <w:jc w:val="center"/>
                              <w:rPr>
                                <w:rFonts w:ascii="Open Sans" w:hAnsi="Open Sans" w:cs="Open Sans"/>
                                <w:b/>
                                <w:sz w:val="22"/>
                                <w:lang w:val="en-US"/>
                              </w:rPr>
                            </w:pPr>
                            <w:r w:rsidRPr="008C61FF">
                              <w:rPr>
                                <w:rFonts w:ascii="Open Sans" w:hAnsi="Open Sans" w:cs="Open Sans"/>
                                <w:b/>
                                <w:sz w:val="22"/>
                                <w:lang w:val="en-US"/>
                              </w:rPr>
                              <w:t>Show explanation</w:t>
                            </w:r>
                          </w:p>
                        </w:txbxContent>
                      </v:textbox>
                    </v:roundrect>
                  </w:pict>
                </mc:Fallback>
              </mc:AlternateContent>
            </w:r>
          </w:p>
          <w:p w14:paraId="0CED6C70" w14:textId="77777777" w:rsidR="006A46DA" w:rsidRDefault="006A46DA" w:rsidP="009B2B82">
            <w:pPr>
              <w:pStyle w:val="NormalWeb"/>
              <w:spacing w:before="120" w:beforeAutospacing="0" w:after="120" w:afterAutospacing="0"/>
              <w:contextualSpacing/>
              <w:rPr>
                <w:rFonts w:ascii="Open Sans" w:hAnsi="Open Sans" w:cs="Open Sans"/>
                <w:color w:val="000000"/>
              </w:rPr>
            </w:pPr>
          </w:p>
          <w:tbl>
            <w:tblPr>
              <w:tblStyle w:val="TableGrid"/>
              <w:tblW w:w="0" w:type="auto"/>
              <w:tblLook w:val="04A0" w:firstRow="1" w:lastRow="0" w:firstColumn="1" w:lastColumn="0" w:noHBand="0" w:noVBand="1"/>
            </w:tblPr>
            <w:tblGrid>
              <w:gridCol w:w="8760"/>
            </w:tblGrid>
            <w:tr w:rsidR="006A46DA" w14:paraId="4F6FAC83" w14:textId="77777777" w:rsidTr="00126BEF">
              <w:tc>
                <w:tcPr>
                  <w:tcW w:w="8760" w:type="dxa"/>
                  <w:shd w:val="clear" w:color="auto" w:fill="F2F2F2" w:themeFill="background1" w:themeFillShade="F2"/>
                </w:tcPr>
                <w:p w14:paraId="5A062188" w14:textId="77777777" w:rsidR="006A46DA" w:rsidRDefault="006A46DA" w:rsidP="009B2B82">
                  <w:pPr>
                    <w:pStyle w:val="NormalWeb"/>
                    <w:spacing w:before="120" w:beforeAutospacing="0" w:after="120" w:afterAutospacing="0"/>
                    <w:contextualSpacing/>
                    <w:rPr>
                      <w:rFonts w:ascii="Open Sans" w:hAnsi="Open Sans" w:cs="Open Sans"/>
                      <w:color w:val="000000"/>
                    </w:rPr>
                  </w:pPr>
                  <w:commentRangeStart w:id="10"/>
                  <w:r w:rsidRPr="00C115F2">
                    <w:rPr>
                      <w:rFonts w:ascii="Open Sans" w:hAnsi="Open Sans" w:cs="Open Sans"/>
                      <w:color w:val="000000"/>
                    </w:rPr>
                    <w:t xml:space="preserve">This question expands on the </w:t>
                  </w:r>
                  <w:r>
                    <w:rPr>
                      <w:rFonts w:ascii="Open Sans" w:hAnsi="Open Sans" w:cs="Open Sans"/>
                      <w:color w:val="000000"/>
                    </w:rPr>
                    <w:t xml:space="preserve">earlier question of CRM versus POS. </w:t>
                  </w:r>
                </w:p>
                <w:p w14:paraId="38413373" w14:textId="77777777" w:rsidR="006A46DA" w:rsidRPr="00C115F2" w:rsidRDefault="006A46DA" w:rsidP="009B2B82">
                  <w:pPr>
                    <w:pStyle w:val="NormalWeb"/>
                    <w:spacing w:before="120" w:beforeAutospacing="0" w:after="120" w:afterAutospacing="0"/>
                    <w:contextualSpacing/>
                    <w:rPr>
                      <w:rFonts w:ascii="Open Sans" w:hAnsi="Open Sans" w:cs="Open Sans"/>
                      <w:color w:val="000000"/>
                    </w:rPr>
                  </w:pPr>
                </w:p>
                <w:p w14:paraId="385FA2D6" w14:textId="77777777" w:rsidR="006A46DA" w:rsidRDefault="006A46DA" w:rsidP="009B2B82">
                  <w:pPr>
                    <w:pStyle w:val="NormalWeb"/>
                    <w:spacing w:before="120" w:beforeAutospacing="0" w:after="120" w:afterAutospacing="0"/>
                    <w:contextualSpacing/>
                    <w:rPr>
                      <w:rFonts w:ascii="Open Sans" w:hAnsi="Open Sans" w:cs="Open Sans"/>
                      <w:color w:val="000000"/>
                    </w:rPr>
                  </w:pPr>
                  <w:r w:rsidRPr="00C115F2">
                    <w:rPr>
                      <w:rFonts w:ascii="Open Sans" w:hAnsi="Open Sans" w:cs="Open Sans"/>
                      <w:color w:val="000000"/>
                    </w:rPr>
                    <w:t>Brick-and-mortar retailers implement loyalty and rewards programs in order to identify and collect customer data du</w:t>
                  </w:r>
                  <w:r>
                    <w:rPr>
                      <w:rFonts w:ascii="Open Sans" w:hAnsi="Open Sans" w:cs="Open Sans"/>
                      <w:color w:val="000000"/>
                    </w:rPr>
                    <w:t>ring purchases.</w:t>
                  </w:r>
                </w:p>
                <w:p w14:paraId="47F6C056" w14:textId="77777777" w:rsidR="006A46DA" w:rsidRPr="00C115F2" w:rsidRDefault="006A46DA" w:rsidP="009B2B82">
                  <w:pPr>
                    <w:pStyle w:val="NormalWeb"/>
                    <w:spacing w:before="120" w:beforeAutospacing="0" w:after="120" w:afterAutospacing="0"/>
                    <w:contextualSpacing/>
                    <w:rPr>
                      <w:rFonts w:ascii="Open Sans" w:hAnsi="Open Sans" w:cs="Open Sans"/>
                      <w:color w:val="000000"/>
                    </w:rPr>
                  </w:pPr>
                </w:p>
                <w:p w14:paraId="603D7FDA" w14:textId="77777777" w:rsidR="006A46DA" w:rsidRDefault="006A46DA" w:rsidP="009B2B82">
                  <w:pPr>
                    <w:pStyle w:val="NormalWeb"/>
                    <w:spacing w:before="120" w:beforeAutospacing="0" w:after="120" w:afterAutospacing="0"/>
                    <w:contextualSpacing/>
                    <w:rPr>
                      <w:rFonts w:ascii="Open Sans" w:hAnsi="Open Sans" w:cs="Open Sans"/>
                      <w:color w:val="000000"/>
                    </w:rPr>
                  </w:pPr>
                  <w:r w:rsidRPr="00C115F2">
                    <w:rPr>
                      <w:rFonts w:ascii="Open Sans" w:hAnsi="Open Sans" w:cs="Open Sans"/>
                      <w:color w:val="000000"/>
                    </w:rPr>
                    <w:t>Another perspective: In an e-Commerce/online retail outfit, data can be collected whenever a potential customer browses their website, through the click-through. In a brick-and-mortar retail store, this is not so. There is no means to capture browsing habits of the window shopper. For example: How long did he/s</w:t>
                  </w:r>
                  <w:r>
                    <w:rPr>
                      <w:rFonts w:ascii="Open Sans" w:hAnsi="Open Sans" w:cs="Open Sans"/>
                      <w:color w:val="000000"/>
                    </w:rPr>
                    <w:t>he stay and browse at one item?</w:t>
                  </w:r>
                </w:p>
                <w:p w14:paraId="325EBB84" w14:textId="77777777" w:rsidR="006A46DA" w:rsidRPr="00C115F2" w:rsidRDefault="006A46DA" w:rsidP="009B2B82">
                  <w:pPr>
                    <w:pStyle w:val="NormalWeb"/>
                    <w:spacing w:before="120" w:beforeAutospacing="0" w:after="120" w:afterAutospacing="0"/>
                    <w:contextualSpacing/>
                    <w:rPr>
                      <w:rFonts w:ascii="Open Sans" w:hAnsi="Open Sans" w:cs="Open Sans"/>
                      <w:color w:val="000000"/>
                    </w:rPr>
                  </w:pPr>
                </w:p>
                <w:p w14:paraId="774C9150" w14:textId="77777777" w:rsidR="006A46DA" w:rsidRDefault="006A46DA" w:rsidP="009B2B82">
                  <w:pPr>
                    <w:pStyle w:val="NormalWeb"/>
                    <w:spacing w:before="120" w:beforeAutospacing="0" w:after="120" w:afterAutospacing="0"/>
                    <w:contextualSpacing/>
                    <w:rPr>
                      <w:rFonts w:ascii="Open Sans" w:hAnsi="Open Sans" w:cs="Open Sans"/>
                      <w:color w:val="000000"/>
                    </w:rPr>
                  </w:pPr>
                  <w:r w:rsidRPr="00C115F2">
                    <w:rPr>
                      <w:rFonts w:ascii="Open Sans" w:hAnsi="Open Sans" w:cs="Open Sans"/>
                      <w:color w:val="000000"/>
                      <w:szCs w:val="16"/>
                    </w:rPr>
                    <w:t>Brick-and-mortar retailers leverage technologies like video analytics, WIFI tracking, eye ball tracking to get insights on what customers do inside the physical store.</w:t>
                  </w:r>
                  <w:commentRangeEnd w:id="10"/>
                  <w:r w:rsidR="00094B2C">
                    <w:rPr>
                      <w:rStyle w:val="CommentReference"/>
                      <w:rFonts w:cs="Times New Roman"/>
                    </w:rPr>
                    <w:commentReference w:id="10"/>
                  </w:r>
                </w:p>
              </w:tc>
            </w:tr>
          </w:tbl>
          <w:p w14:paraId="0A3A0093" w14:textId="77777777" w:rsidR="006A46DA" w:rsidRDefault="006A46DA" w:rsidP="009B2B82">
            <w:pPr>
              <w:pStyle w:val="NormalWeb"/>
              <w:spacing w:before="120" w:beforeAutospacing="0" w:after="120" w:afterAutospacing="0"/>
              <w:contextualSpacing/>
              <w:rPr>
                <w:rFonts w:ascii="Open Sans" w:hAnsi="Open Sans" w:cs="Open Sans"/>
                <w:color w:val="000000"/>
              </w:rPr>
            </w:pPr>
          </w:p>
          <w:p w14:paraId="6E34B8DA" w14:textId="77777777" w:rsidR="006A46DA" w:rsidRPr="00657BA7" w:rsidRDefault="006A46DA" w:rsidP="009B2B82">
            <w:pPr>
              <w:pStyle w:val="NormalWeb"/>
              <w:spacing w:before="120" w:beforeAutospacing="0" w:after="120" w:afterAutospacing="0"/>
              <w:contextualSpacing/>
              <w:rPr>
                <w:rFonts w:ascii="Open Sans" w:hAnsi="Open Sans" w:cs="Open Sans"/>
                <w:b/>
                <w:color w:val="000000"/>
                <w:sz w:val="22"/>
              </w:rPr>
            </w:pPr>
            <w:r w:rsidRPr="00657BA7">
              <w:rPr>
                <w:rFonts w:ascii="Open Sans" w:hAnsi="Open Sans" w:cs="Open Sans"/>
                <w:b/>
                <w:color w:val="000000"/>
                <w:sz w:val="22"/>
              </w:rPr>
              <w:t>Future of retail</w:t>
            </w:r>
          </w:p>
          <w:tbl>
            <w:tblPr>
              <w:tblStyle w:val="TableGrid"/>
              <w:tblW w:w="0" w:type="auto"/>
              <w:shd w:val="clear" w:color="auto" w:fill="FFF2CC" w:themeFill="accent4" w:themeFillTint="33"/>
              <w:tblLook w:val="04A0" w:firstRow="1" w:lastRow="0" w:firstColumn="1" w:lastColumn="0" w:noHBand="0" w:noVBand="1"/>
            </w:tblPr>
            <w:tblGrid>
              <w:gridCol w:w="8760"/>
            </w:tblGrid>
            <w:tr w:rsidR="006A46DA" w14:paraId="7083FA43" w14:textId="77777777" w:rsidTr="00126BEF">
              <w:tc>
                <w:tcPr>
                  <w:tcW w:w="8760" w:type="dxa"/>
                  <w:shd w:val="clear" w:color="auto" w:fill="FFF2CC" w:themeFill="accent4" w:themeFillTint="33"/>
                </w:tcPr>
                <w:p w14:paraId="77A47EE6" w14:textId="2AF3B06A" w:rsidR="003E03F1" w:rsidRDefault="00EE7EA2" w:rsidP="009B2B82">
                  <w:pPr>
                    <w:spacing w:before="120" w:after="120"/>
                    <w:contextualSpacing/>
                    <w:rPr>
                      <w:rFonts w:ascii="Open Sans" w:hAnsi="Open Sans" w:cs="Open Sans"/>
                      <w:color w:val="000000"/>
                    </w:rPr>
                  </w:pPr>
                  <w:r w:rsidRPr="00EE7EA2">
                    <w:rPr>
                      <w:rFonts w:ascii="Open Sans" w:hAnsi="Open Sans" w:cs="Open Sans"/>
                      <w:b/>
                      <w:color w:val="000000"/>
                    </w:rPr>
                    <w:t>Q:</w:t>
                  </w:r>
                  <w:r>
                    <w:rPr>
                      <w:rFonts w:ascii="Open Sans" w:hAnsi="Open Sans" w:cs="Open Sans"/>
                      <w:color w:val="000000"/>
                    </w:rPr>
                    <w:t xml:space="preserve"> </w:t>
                  </w:r>
                  <w:r w:rsidR="006A46DA" w:rsidRPr="00C115F2">
                    <w:rPr>
                      <w:rFonts w:ascii="Open Sans" w:hAnsi="Open Sans" w:cs="Open Sans"/>
                      <w:color w:val="000000"/>
                    </w:rPr>
                    <w:t>Is the future of retail completely online?</w:t>
                  </w:r>
                </w:p>
                <w:p w14:paraId="7CA5398F" w14:textId="77777777" w:rsidR="003E03F1" w:rsidRDefault="003E03F1" w:rsidP="009B2B82">
                  <w:pPr>
                    <w:spacing w:before="120" w:after="120"/>
                    <w:contextualSpacing/>
                    <w:rPr>
                      <w:rFonts w:ascii="Open Sans" w:hAnsi="Open Sans" w:cs="Open Sans"/>
                      <w:color w:val="000000"/>
                    </w:rPr>
                  </w:pPr>
                  <w:r w:rsidRPr="00E27201">
                    <w:rPr>
                      <w:rFonts w:ascii="Open Sans" w:hAnsi="Open Sans" w:cs="Open Sans"/>
                      <w:i/>
                      <w:color w:val="000000"/>
                    </w:rPr>
                    <w:t>Click the button for an explanation after you have come up with your own.</w:t>
                  </w:r>
                </w:p>
                <w:p w14:paraId="699E1477" w14:textId="77777777" w:rsidR="003E03F1" w:rsidRDefault="003E03F1" w:rsidP="009B2B82">
                  <w:pPr>
                    <w:spacing w:before="120" w:after="120"/>
                    <w:contextualSpacing/>
                    <w:rPr>
                      <w:rFonts w:ascii="Open Sans" w:hAnsi="Open Sans" w:cs="Open Sans"/>
                      <w:color w:val="000000"/>
                    </w:rPr>
                  </w:pPr>
                </w:p>
              </w:tc>
            </w:tr>
          </w:tbl>
          <w:p w14:paraId="1224BECC" w14:textId="26769090" w:rsidR="006A46DA" w:rsidRDefault="008C61FF" w:rsidP="009B2B82">
            <w:pPr>
              <w:pStyle w:val="NormalWeb"/>
              <w:spacing w:before="120" w:beforeAutospacing="0" w:after="120" w:afterAutospacing="0"/>
              <w:contextualSpacing/>
              <w:rPr>
                <w:rFonts w:ascii="Open Sans" w:hAnsi="Open Sans" w:cs="Open Sans"/>
                <w:color w:val="000000"/>
                <w:szCs w:val="16"/>
              </w:rPr>
            </w:pPr>
            <w:r>
              <w:rPr>
                <w:rFonts w:ascii="Open Sans" w:hAnsi="Open Sans" w:cs="Open Sans"/>
                <w:noProof/>
                <w:color w:val="000000"/>
                <w:lang w:val="en-SG" w:eastAsia="zh-CN"/>
              </w:rPr>
              <mc:AlternateContent>
                <mc:Choice Requires="wps">
                  <w:drawing>
                    <wp:anchor distT="0" distB="0" distL="114300" distR="114300" simplePos="0" relativeHeight="251710464" behindDoc="0" locked="0" layoutInCell="1" allowOverlap="1" wp14:anchorId="2D94AC2C" wp14:editId="3B9DCEE1">
                      <wp:simplePos x="0" y="0"/>
                      <wp:positionH relativeFrom="column">
                        <wp:posOffset>-635</wp:posOffset>
                      </wp:positionH>
                      <wp:positionV relativeFrom="paragraph">
                        <wp:posOffset>1905</wp:posOffset>
                      </wp:positionV>
                      <wp:extent cx="5565600" cy="228600"/>
                      <wp:effectExtent l="0" t="0" r="16510" b="19050"/>
                      <wp:wrapNone/>
                      <wp:docPr id="25" name="Rounded Rectangle 25"/>
                      <wp:cNvGraphicFramePr/>
                      <a:graphic xmlns:a="http://schemas.openxmlformats.org/drawingml/2006/main">
                        <a:graphicData uri="http://schemas.microsoft.com/office/word/2010/wordprocessingShape">
                          <wps:wsp>
                            <wps:cNvSpPr/>
                            <wps:spPr>
                              <a:xfrm>
                                <a:off x="0" y="0"/>
                                <a:ext cx="5565600" cy="228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0C49C3" w14:textId="77777777" w:rsidR="008C61FF" w:rsidRPr="008C61FF" w:rsidRDefault="008C61FF" w:rsidP="008C61FF">
                                  <w:pPr>
                                    <w:jc w:val="center"/>
                                    <w:rPr>
                                      <w:rFonts w:ascii="Open Sans" w:hAnsi="Open Sans" w:cs="Open Sans"/>
                                      <w:b/>
                                      <w:sz w:val="22"/>
                                      <w:lang w:val="en-US"/>
                                    </w:rPr>
                                  </w:pPr>
                                  <w:r w:rsidRPr="008C61FF">
                                    <w:rPr>
                                      <w:rFonts w:ascii="Open Sans" w:hAnsi="Open Sans" w:cs="Open Sans"/>
                                      <w:b/>
                                      <w:sz w:val="22"/>
                                      <w:lang w:val="en-US"/>
                                    </w:rPr>
                                    <w:t>Show explanation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2="http://schemas.microsoft.com/office/drawing/2015/10/21/chartex" xmlns:cx1="http://schemas.microsoft.com/office/drawing/2015/9/8/chartex" xmlns:cx="http://schemas.microsoft.com/office/drawing/2014/chartex">
                  <w:pict>
                    <v:roundrect w14:anchorId="2D94AC2C" id="Rounded Rectangle 25" o:spid="_x0000_s1041" style="position:absolute;left:0;text-align:left;margin-left:-.05pt;margin-top:.15pt;width:438.25pt;height:18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" fillcolor="#5b9bd5 [3204]" strokecolor="#1f4d78 [1604]" strokeweight="1pt">
                      <v:stroke joinstyle="miter"/>
                      <v:textbox inset="0,0,0,0">
                        <w:txbxContent>
                          <w:p w14:paraId="440C49C3" w14:textId="77777777" w:rsidR="008C61FF" w:rsidRPr="008C61FF" w:rsidRDefault="008C61FF" w:rsidP="008C61FF">
                            <w:pPr>
                              <w:jc w:val="center"/>
                              <w:rPr>
                                <w:rFonts w:ascii="Open Sans" w:hAnsi="Open Sans" w:cs="Open Sans"/>
                                <w:b/>
                                <w:sz w:val="22"/>
                                <w:lang w:val="en-US"/>
                              </w:rPr>
                            </w:pPr>
                            <w:r w:rsidRPr="008C61FF">
                              <w:rPr>
                                <w:rFonts w:ascii="Open Sans" w:hAnsi="Open Sans" w:cs="Open Sans"/>
                                <w:b/>
                                <w:sz w:val="22"/>
                                <w:lang w:val="en-US"/>
                              </w:rPr>
                              <w:t>Show explanation</w:t>
                            </w:r>
                          </w:p>
                        </w:txbxContent>
                      </v:textbox>
                    </v:roundrect>
                  </w:pict>
                </mc:Fallback>
              </mc:AlternateContent>
            </w:r>
          </w:p>
          <w:p w14:paraId="26B865A9" w14:textId="77777777" w:rsidR="006A46DA" w:rsidRDefault="006A46DA" w:rsidP="009B2B82">
            <w:pPr>
              <w:pStyle w:val="NormalWeb"/>
              <w:spacing w:before="120" w:beforeAutospacing="0" w:after="120" w:afterAutospacing="0"/>
              <w:contextualSpacing/>
              <w:rPr>
                <w:rFonts w:ascii="Open Sans" w:hAnsi="Open Sans" w:cs="Open Sans"/>
                <w:color w:val="000000"/>
                <w:szCs w:val="16"/>
              </w:rPr>
            </w:pPr>
          </w:p>
          <w:tbl>
            <w:tblPr>
              <w:tblStyle w:val="TableGrid"/>
              <w:tblW w:w="0" w:type="auto"/>
              <w:shd w:val="clear" w:color="auto" w:fill="F2F2F2" w:themeFill="background1" w:themeFillShade="F2"/>
              <w:tblLook w:val="04A0" w:firstRow="1" w:lastRow="0" w:firstColumn="1" w:lastColumn="0" w:noHBand="0" w:noVBand="1"/>
            </w:tblPr>
            <w:tblGrid>
              <w:gridCol w:w="8760"/>
            </w:tblGrid>
            <w:tr w:rsidR="006A46DA" w14:paraId="571EE3CF" w14:textId="77777777" w:rsidTr="00126BEF">
              <w:tc>
                <w:tcPr>
                  <w:tcW w:w="8760" w:type="dxa"/>
                  <w:shd w:val="clear" w:color="auto" w:fill="F2F2F2" w:themeFill="background1" w:themeFillShade="F2"/>
                </w:tcPr>
                <w:p w14:paraId="06F7959A" w14:textId="77777777" w:rsidR="006A46DA" w:rsidRDefault="006A46DA" w:rsidP="009B2B82">
                  <w:pPr>
                    <w:pStyle w:val="NormalWeb"/>
                    <w:spacing w:before="120" w:beforeAutospacing="0" w:after="120" w:afterAutospacing="0"/>
                    <w:contextualSpacing/>
                    <w:rPr>
                      <w:rFonts w:ascii="Open Sans" w:hAnsi="Open Sans" w:cs="Open Sans"/>
                      <w:color w:val="000000"/>
                      <w:szCs w:val="16"/>
                      <w:lang w:val="en-SG"/>
                    </w:rPr>
                  </w:pPr>
                  <w:commentRangeStart w:id="11"/>
                  <w:r w:rsidRPr="00C115F2">
                    <w:rPr>
                      <w:rFonts w:ascii="Open Sans" w:hAnsi="Open Sans" w:cs="Open Sans"/>
                      <w:color w:val="000000"/>
                      <w:szCs w:val="16"/>
                      <w:lang w:val="en-SG"/>
                    </w:rPr>
                    <w:t xml:space="preserve">Amazon has since opened its first brick and mortar extension – a bookstore in Seattle’s University Village. Increasingly, there is a trend towards “Omni-channel” retailing to provide customers a seamless experience from offline to online, and from device to device. “Omni-channel” customers are also said to spend more. See infographics </w:t>
                  </w:r>
                  <w:r w:rsidR="00E27201">
                    <w:rPr>
                      <w:rFonts w:ascii="Open Sans" w:hAnsi="Open Sans" w:cs="Open Sans"/>
                      <w:color w:val="000000"/>
                      <w:szCs w:val="16"/>
                      <w:lang w:val="en-SG"/>
                    </w:rPr>
                    <w:t>below</w:t>
                  </w:r>
                  <w:r w:rsidRPr="00C115F2">
                    <w:rPr>
                      <w:rFonts w:ascii="Open Sans" w:hAnsi="Open Sans" w:cs="Open Sans"/>
                      <w:color w:val="000000"/>
                      <w:szCs w:val="16"/>
                      <w:lang w:val="en-SG"/>
                    </w:rPr>
                    <w:t xml:space="preserve">. </w:t>
                  </w:r>
                </w:p>
                <w:p w14:paraId="6332EC17" w14:textId="77777777" w:rsidR="00E27201" w:rsidRDefault="00E27201" w:rsidP="009B2B82">
                  <w:pPr>
                    <w:pStyle w:val="NormalWeb"/>
                    <w:spacing w:before="120" w:beforeAutospacing="0" w:after="120" w:afterAutospacing="0"/>
                    <w:contextualSpacing/>
                    <w:rPr>
                      <w:rFonts w:ascii="Open Sans" w:hAnsi="Open Sans" w:cs="Open Sans"/>
                      <w:color w:val="000000"/>
                      <w:szCs w:val="16"/>
                      <w:lang w:val="en-SG"/>
                    </w:rPr>
                  </w:pPr>
                </w:p>
                <w:p w14:paraId="33982292" w14:textId="77777777" w:rsidR="00E27201" w:rsidRDefault="00E27201" w:rsidP="009B2B82">
                  <w:pPr>
                    <w:pStyle w:val="NormalWeb"/>
                    <w:spacing w:before="120" w:beforeAutospacing="0" w:after="120" w:afterAutospacing="0"/>
                    <w:contextualSpacing/>
                    <w:jc w:val="center"/>
                    <w:rPr>
                      <w:rFonts w:ascii="Open Sans" w:hAnsi="Open Sans" w:cs="Open Sans"/>
                      <w:color w:val="000000"/>
                      <w:szCs w:val="16"/>
                      <w:lang w:val="en-SG"/>
                    </w:rPr>
                  </w:pPr>
                  <w:r w:rsidRPr="00E27201">
                    <w:rPr>
                      <w:rFonts w:ascii="Open Sans" w:hAnsi="Open Sans" w:cs="Open Sans"/>
                      <w:noProof/>
                      <w:color w:val="000000"/>
                      <w:szCs w:val="16"/>
                      <w:lang w:val="en-SG" w:eastAsia="zh-CN"/>
                    </w:rPr>
                    <w:drawing>
                      <wp:inline distT="0" distB="0" distL="0" distR="0" wp14:anchorId="37A9E100" wp14:editId="0B299771">
                        <wp:extent cx="3162300" cy="4260321"/>
                        <wp:effectExtent l="0" t="0" r="0" b="6985"/>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5"/>
                                <a:stretch>
                                  <a:fillRect/>
                                </a:stretch>
                              </pic:blipFill>
                              <pic:spPr>
                                <a:xfrm>
                                  <a:off x="0" y="0"/>
                                  <a:ext cx="3163370" cy="4261763"/>
                                </a:xfrm>
                                <a:prstGeom prst="rect">
                                  <a:avLst/>
                                </a:prstGeom>
                              </pic:spPr>
                            </pic:pic>
                          </a:graphicData>
                        </a:graphic>
                      </wp:inline>
                    </w:drawing>
                  </w:r>
                </w:p>
                <w:p w14:paraId="6E730A50" w14:textId="77777777" w:rsidR="00E27201" w:rsidRPr="00C115F2" w:rsidRDefault="00E27201" w:rsidP="009B2B82">
                  <w:pPr>
                    <w:pStyle w:val="NormalWeb"/>
                    <w:spacing w:before="120" w:beforeAutospacing="0" w:after="120" w:afterAutospacing="0"/>
                    <w:contextualSpacing/>
                    <w:jc w:val="left"/>
                    <w:rPr>
                      <w:rFonts w:ascii="Open Sans" w:hAnsi="Open Sans" w:cs="Open Sans"/>
                      <w:color w:val="000000"/>
                      <w:szCs w:val="16"/>
                      <w:lang w:val="en-SG"/>
                    </w:rPr>
                  </w:pPr>
                </w:p>
                <w:p w14:paraId="4E5F7FA5" w14:textId="77777777" w:rsidR="006A46DA" w:rsidRDefault="006A46DA" w:rsidP="009B2B82">
                  <w:pPr>
                    <w:pStyle w:val="NormalWeb"/>
                    <w:spacing w:before="120" w:beforeAutospacing="0" w:after="120" w:afterAutospacing="0"/>
                    <w:contextualSpacing/>
                    <w:rPr>
                      <w:rFonts w:ascii="Open Sans" w:hAnsi="Open Sans" w:cs="Open Sans"/>
                      <w:color w:val="000000"/>
                      <w:szCs w:val="16"/>
                      <w:lang w:val="en-SG"/>
                    </w:rPr>
                  </w:pPr>
                  <w:r w:rsidRPr="00C115F2">
                    <w:rPr>
                      <w:rFonts w:ascii="Open Sans" w:hAnsi="Open Sans" w:cs="Open Sans"/>
                      <w:color w:val="000000"/>
                      <w:szCs w:val="16"/>
                      <w:lang w:val="en-SG"/>
                    </w:rPr>
                    <w:t>Hence, e-Commerce/online retail and brick-and-mortar retail store are not mutually exclusive.</w:t>
                  </w:r>
                </w:p>
                <w:p w14:paraId="40B0BC07" w14:textId="77777777" w:rsidR="00E27201" w:rsidRDefault="00E27201" w:rsidP="009B2B82">
                  <w:pPr>
                    <w:pStyle w:val="NormalWeb"/>
                    <w:spacing w:before="120" w:beforeAutospacing="0" w:after="120" w:afterAutospacing="0"/>
                    <w:contextualSpacing/>
                    <w:rPr>
                      <w:rFonts w:ascii="Open Sans" w:hAnsi="Open Sans" w:cs="Open Sans"/>
                      <w:color w:val="000000"/>
                      <w:szCs w:val="16"/>
                      <w:lang w:val="en-SG"/>
                    </w:rPr>
                  </w:pPr>
                </w:p>
                <w:p w14:paraId="572A1F46" w14:textId="77777777" w:rsidR="006A46DA" w:rsidRDefault="006A46DA" w:rsidP="009B2B82">
                  <w:pPr>
                    <w:pStyle w:val="NormalWeb"/>
                    <w:spacing w:before="120" w:beforeAutospacing="0" w:after="120" w:afterAutospacing="0"/>
                    <w:contextualSpacing/>
                    <w:rPr>
                      <w:rFonts w:ascii="Open Sans" w:hAnsi="Open Sans" w:cs="Open Sans"/>
                      <w:color w:val="000000"/>
                      <w:szCs w:val="16"/>
                      <w:lang w:val="en-SG"/>
                    </w:rPr>
                  </w:pPr>
                  <w:r w:rsidRPr="00E27201">
                    <w:rPr>
                      <w:rFonts w:ascii="Open Sans" w:hAnsi="Open Sans" w:cs="Open Sans"/>
                      <w:b/>
                      <w:color w:val="000000"/>
                      <w:szCs w:val="16"/>
                      <w:lang w:val="en-SG"/>
                    </w:rPr>
                    <w:t>Read more</w:t>
                  </w:r>
                  <w:r>
                    <w:rPr>
                      <w:rFonts w:ascii="Open Sans" w:hAnsi="Open Sans" w:cs="Open Sans"/>
                      <w:color w:val="000000"/>
                      <w:szCs w:val="16"/>
                      <w:lang w:val="en-SG"/>
                    </w:rPr>
                    <w:t>:</w:t>
                  </w:r>
                </w:p>
                <w:p w14:paraId="05FEAC41" w14:textId="77777777" w:rsidR="006A46DA" w:rsidRPr="008F613C" w:rsidRDefault="006A46DA" w:rsidP="009B2B82">
                  <w:pPr>
                    <w:pStyle w:val="NormalWeb"/>
                    <w:numPr>
                      <w:ilvl w:val="0"/>
                      <w:numId w:val="23"/>
                    </w:numPr>
                    <w:spacing w:before="120" w:beforeAutospacing="0" w:after="120" w:afterAutospacing="0"/>
                    <w:contextualSpacing/>
                    <w:rPr>
                      <w:rFonts w:ascii="Open Sans" w:hAnsi="Open Sans" w:cs="Open Sans"/>
                      <w:color w:val="000000"/>
                      <w:lang w:val="en-SG"/>
                    </w:rPr>
                  </w:pPr>
                  <w:r w:rsidRPr="008F613C">
                    <w:rPr>
                      <w:rFonts w:ascii="Open Sans" w:hAnsi="Open Sans" w:cs="Open Sans"/>
                      <w:color w:val="000000"/>
                      <w:lang w:val="en-SG"/>
                    </w:rPr>
                    <w:lastRenderedPageBreak/>
                    <w:t>https://www.theguardian.com/business/2016/jan/30/future-of-e-commerce-bricks-and-mortar</w:t>
                  </w:r>
                </w:p>
                <w:p w14:paraId="1622FBB4" w14:textId="77777777" w:rsidR="006A46DA" w:rsidRPr="00696B46" w:rsidRDefault="006A46DA" w:rsidP="009B2B82">
                  <w:pPr>
                    <w:pStyle w:val="NormalWeb"/>
                    <w:numPr>
                      <w:ilvl w:val="0"/>
                      <w:numId w:val="23"/>
                    </w:numPr>
                    <w:spacing w:before="120" w:beforeAutospacing="0" w:after="120" w:afterAutospacing="0"/>
                    <w:contextualSpacing/>
                    <w:rPr>
                      <w:rFonts w:ascii="Open Sans" w:hAnsi="Open Sans" w:cs="Open Sans"/>
                      <w:color w:val="000000"/>
                      <w:lang w:val="en-SG"/>
                    </w:rPr>
                  </w:pPr>
                  <w:r>
                    <w:rPr>
                      <w:rFonts w:ascii="Open Sans" w:hAnsi="Open Sans" w:cs="Open Sans"/>
                      <w:color w:val="000000"/>
                      <w:lang w:val="en-SG"/>
                    </w:rPr>
                    <w:t xml:space="preserve">[Infographics] </w:t>
                  </w:r>
                  <w:r w:rsidRPr="008F613C">
                    <w:rPr>
                      <w:rFonts w:ascii="Open Sans" w:hAnsi="Open Sans" w:cs="Open Sans"/>
                      <w:color w:val="000000"/>
                      <w:lang w:val="en-SG"/>
                    </w:rPr>
                    <w:t>http://www.retailtouchpoints.com/resources/type/infographics/retail-vs-e-commerce-trends-a-match-made-in-heaven</w:t>
                  </w:r>
                  <w:commentRangeEnd w:id="11"/>
                  <w:r w:rsidR="00094B2C">
                    <w:rPr>
                      <w:rStyle w:val="CommentReference"/>
                      <w:rFonts w:cs="Times New Roman"/>
                    </w:rPr>
                    <w:commentReference w:id="11"/>
                  </w:r>
                </w:p>
              </w:tc>
            </w:tr>
          </w:tbl>
          <w:p w14:paraId="5716579C" w14:textId="77777777" w:rsidR="006A46DA" w:rsidRDefault="006A46DA" w:rsidP="009B2B82">
            <w:pPr>
              <w:pStyle w:val="NormalWeb"/>
              <w:spacing w:before="120" w:beforeAutospacing="0" w:after="120" w:afterAutospacing="0"/>
              <w:contextualSpacing/>
              <w:rPr>
                <w:rFonts w:ascii="Open Sans" w:hAnsi="Open Sans" w:cs="Open Sans"/>
                <w:color w:val="000000"/>
                <w:szCs w:val="16"/>
              </w:rPr>
            </w:pPr>
          </w:p>
          <w:p w14:paraId="0F2BEC98" w14:textId="77777777" w:rsidR="006A46DA" w:rsidRDefault="006A46DA" w:rsidP="009B2B82">
            <w:pPr>
              <w:pStyle w:val="NormalWeb"/>
              <w:spacing w:before="120" w:beforeAutospacing="0" w:after="120" w:afterAutospacing="0"/>
              <w:contextualSpacing/>
              <w:rPr>
                <w:rFonts w:ascii="Open Sans" w:hAnsi="Open Sans" w:cs="Open Sans"/>
                <w:b/>
                <w:color w:val="000000"/>
              </w:rPr>
            </w:pPr>
          </w:p>
        </w:tc>
      </w:tr>
      <w:tr w:rsidR="007A7BDB" w:rsidRPr="00096806" w14:paraId="77A03D9C" w14:textId="77777777" w:rsidTr="00C81C82">
        <w:trPr>
          <w:trHeight w:val="375"/>
          <w:jc w:val="center"/>
        </w:trPr>
        <w:tc>
          <w:tcPr>
            <w:tcW w:w="0" w:type="auto"/>
            <w:tcBorders>
              <w:top w:val="single" w:sz="6" w:space="0" w:color="000000"/>
              <w:left w:val="single" w:sz="6" w:space="0" w:color="000000"/>
              <w:bottom w:val="single" w:sz="6" w:space="0" w:color="000000"/>
              <w:right w:val="single" w:sz="6" w:space="0" w:color="000000"/>
            </w:tcBorders>
            <w:shd w:val="clear" w:color="auto" w:fill="DEEBF6"/>
            <w:tcMar>
              <w:top w:w="0" w:type="dxa"/>
              <w:left w:w="120" w:type="dxa"/>
              <w:bottom w:w="0" w:type="dxa"/>
              <w:right w:w="120" w:type="dxa"/>
            </w:tcMar>
          </w:tcPr>
          <w:p w14:paraId="24554E0E" w14:textId="669BB574" w:rsidR="007A7BDB" w:rsidRPr="00657BA7" w:rsidRDefault="00657BA7" w:rsidP="00657BA7">
            <w:pPr>
              <w:pStyle w:val="NormalWeb"/>
              <w:spacing w:before="120" w:beforeAutospacing="0" w:after="120" w:afterAutospacing="0"/>
              <w:contextualSpacing/>
              <w:jc w:val="center"/>
              <w:rPr>
                <w:rFonts w:ascii="Open Sans" w:hAnsi="Open Sans" w:cs="Open Sans"/>
                <w:b/>
                <w:color w:val="000000"/>
                <w:sz w:val="22"/>
              </w:rPr>
            </w:pPr>
            <w:r w:rsidRPr="00657BA7">
              <w:rPr>
                <w:rFonts w:ascii="Open Sans" w:hAnsi="Open Sans" w:cs="Open Sans"/>
                <w:b/>
                <w:color w:val="000000"/>
                <w:sz w:val="22"/>
              </w:rPr>
              <w:lastRenderedPageBreak/>
              <w:t xml:space="preserve">3. </w:t>
            </w:r>
            <w:r w:rsidR="007A7BDB" w:rsidRPr="00657BA7">
              <w:rPr>
                <w:rFonts w:ascii="Open Sans" w:hAnsi="Open Sans" w:cs="Open Sans"/>
                <w:b/>
                <w:bCs w:val="0"/>
                <w:color w:val="000000"/>
                <w:sz w:val="22"/>
              </w:rPr>
              <w:t>Areas of Analytics in Retail</w:t>
            </w:r>
          </w:p>
        </w:tc>
      </w:tr>
      <w:tr w:rsidR="00790F80" w:rsidRPr="00096806" w14:paraId="423F3770" w14:textId="77777777" w:rsidTr="00C81C82">
        <w:trPr>
          <w:trHeight w:val="6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968714C" w14:textId="77777777" w:rsidR="00790F80" w:rsidRPr="00C3111C" w:rsidRDefault="00790F80" w:rsidP="009B2B82">
            <w:pPr>
              <w:pStyle w:val="NormalWeb"/>
              <w:spacing w:before="120" w:beforeAutospacing="0" w:after="120" w:afterAutospacing="0"/>
              <w:contextualSpacing/>
              <w:rPr>
                <w:rFonts w:ascii="Open Sans" w:hAnsi="Open Sans" w:cs="Open Sans"/>
                <w:b/>
                <w:color w:val="000000"/>
                <w:sz w:val="22"/>
              </w:rPr>
            </w:pPr>
            <w:r w:rsidRPr="00C3111C">
              <w:rPr>
                <w:rFonts w:ascii="Open Sans" w:hAnsi="Open Sans" w:cs="Open Sans"/>
                <w:b/>
                <w:color w:val="000000"/>
                <w:sz w:val="22"/>
              </w:rPr>
              <w:t>3.1 Introduction</w:t>
            </w:r>
          </w:p>
          <w:p w14:paraId="16CF528B" w14:textId="77777777" w:rsidR="00790F80" w:rsidRPr="00790F80" w:rsidRDefault="00790F80" w:rsidP="009B2B82">
            <w:pPr>
              <w:pStyle w:val="NormalWeb"/>
              <w:spacing w:before="120" w:beforeAutospacing="0" w:after="120" w:afterAutospacing="0"/>
              <w:contextualSpacing/>
              <w:rPr>
                <w:rFonts w:ascii="Open Sans" w:hAnsi="Open Sans" w:cs="Open Sans"/>
                <w:color w:val="000000"/>
              </w:rPr>
            </w:pPr>
          </w:p>
          <w:p w14:paraId="2A9E617C" w14:textId="1C18B9CA" w:rsidR="003865C1" w:rsidRDefault="003865C1" w:rsidP="009B2B82">
            <w:pPr>
              <w:pStyle w:val="NormalWeb"/>
              <w:spacing w:before="120" w:beforeAutospacing="0" w:after="120" w:afterAutospacing="0"/>
              <w:contextualSpacing/>
              <w:rPr>
                <w:rFonts w:ascii="Open Sans" w:hAnsi="Open Sans" w:cs="Open Sans"/>
                <w:color w:val="000000"/>
              </w:rPr>
            </w:pPr>
            <w:r w:rsidRPr="003865C1">
              <w:rPr>
                <w:rFonts w:ascii="Open Sans" w:hAnsi="Open Sans" w:cs="Open Sans"/>
                <w:color w:val="000000"/>
              </w:rPr>
              <w:t xml:space="preserve">Let’s </w:t>
            </w:r>
            <w:r w:rsidR="00360F7C">
              <w:rPr>
                <w:rFonts w:ascii="Open Sans" w:hAnsi="Open Sans" w:cs="Open Sans"/>
                <w:color w:val="000000"/>
              </w:rPr>
              <w:t xml:space="preserve">go deeper into </w:t>
            </w:r>
            <w:r w:rsidRPr="003865C1">
              <w:rPr>
                <w:rFonts w:ascii="Open Sans" w:hAnsi="Open Sans" w:cs="Open Sans"/>
                <w:color w:val="000000"/>
              </w:rPr>
              <w:t xml:space="preserve">5 </w:t>
            </w:r>
            <w:r w:rsidR="00360F7C">
              <w:rPr>
                <w:rFonts w:ascii="Open Sans" w:hAnsi="Open Sans" w:cs="Open Sans"/>
                <w:color w:val="000000"/>
              </w:rPr>
              <w:t xml:space="preserve">of the </w:t>
            </w:r>
            <w:r w:rsidRPr="003865C1">
              <w:rPr>
                <w:rFonts w:ascii="Open Sans" w:hAnsi="Open Sans" w:cs="Open Sans"/>
                <w:color w:val="000000"/>
              </w:rPr>
              <w:t xml:space="preserve">areas in an analytics journey. </w:t>
            </w:r>
            <w:r w:rsidR="00360F7C">
              <w:rPr>
                <w:rFonts w:ascii="Open Sans" w:hAnsi="Open Sans" w:cs="Open Sans"/>
                <w:color w:val="000000"/>
              </w:rPr>
              <w:t xml:space="preserve">For </w:t>
            </w:r>
            <w:r>
              <w:rPr>
                <w:rFonts w:ascii="Open Sans" w:hAnsi="Open Sans" w:cs="Open Sans"/>
                <w:color w:val="000000"/>
              </w:rPr>
              <w:t xml:space="preserve">each area, we will </w:t>
            </w:r>
            <w:r w:rsidRPr="003865C1">
              <w:rPr>
                <w:rFonts w:ascii="Open Sans" w:hAnsi="Open Sans" w:cs="Open Sans"/>
                <w:color w:val="000000"/>
              </w:rPr>
              <w:t>learn about some analytics that are likely to be done in a retailer problem.</w:t>
            </w:r>
          </w:p>
          <w:p w14:paraId="190E945C" w14:textId="77777777" w:rsidR="003865C1" w:rsidRDefault="003865C1" w:rsidP="009B2B82">
            <w:pPr>
              <w:pStyle w:val="NormalWeb"/>
              <w:spacing w:before="120" w:beforeAutospacing="0" w:after="120" w:afterAutospacing="0"/>
              <w:contextualSpacing/>
              <w:rPr>
                <w:rFonts w:ascii="Open Sans" w:hAnsi="Open Sans" w:cs="Open Sans"/>
                <w:color w:val="000000"/>
              </w:rPr>
            </w:pPr>
            <w:r>
              <w:rPr>
                <w:rFonts w:ascii="Open Sans" w:hAnsi="Open Sans" w:cs="Open Sans"/>
                <w:noProof/>
                <w:color w:val="000000"/>
                <w:lang w:val="en-SG" w:eastAsia="zh-CN"/>
              </w:rPr>
              <w:drawing>
                <wp:inline distT="0" distB="0" distL="0" distR="0" wp14:anchorId="55A386BE" wp14:editId="7D7505CE">
                  <wp:extent cx="5704840" cy="2507087"/>
                  <wp:effectExtent l="0" t="0" r="0" b="762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2759" cy="2510567"/>
                          </a:xfrm>
                          <a:prstGeom prst="rect">
                            <a:avLst/>
                          </a:prstGeom>
                          <a:noFill/>
                        </pic:spPr>
                      </pic:pic>
                    </a:graphicData>
                  </a:graphic>
                </wp:inline>
              </w:drawing>
            </w:r>
          </w:p>
          <w:p w14:paraId="5F5E5DBE" w14:textId="77777777" w:rsidR="00790F80" w:rsidRPr="00274AF5" w:rsidRDefault="00790F80" w:rsidP="009B2B82">
            <w:pPr>
              <w:pStyle w:val="NormalWeb"/>
              <w:spacing w:before="120" w:beforeAutospacing="0" w:after="120" w:afterAutospacing="0"/>
              <w:contextualSpacing/>
              <w:rPr>
                <w:rFonts w:ascii="Open Sans" w:hAnsi="Open Sans" w:cs="Open Sans"/>
                <w:b/>
                <w:color w:val="000000"/>
              </w:rPr>
            </w:pPr>
          </w:p>
        </w:tc>
      </w:tr>
      <w:tr w:rsidR="007A7BDB" w:rsidRPr="00096806" w14:paraId="496E4AF9" w14:textId="77777777" w:rsidTr="00C81C82">
        <w:trPr>
          <w:trHeight w:val="6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E3E8F5E" w14:textId="77777777" w:rsidR="007A7BDB" w:rsidRPr="00C3111C" w:rsidRDefault="007A7BDB" w:rsidP="009B2B82">
            <w:pPr>
              <w:pStyle w:val="NormalWeb"/>
              <w:spacing w:before="120" w:beforeAutospacing="0" w:after="120" w:afterAutospacing="0"/>
              <w:contextualSpacing/>
              <w:rPr>
                <w:rFonts w:ascii="Open Sans" w:hAnsi="Open Sans" w:cs="Open Sans"/>
                <w:b/>
                <w:color w:val="000000"/>
                <w:sz w:val="22"/>
              </w:rPr>
            </w:pPr>
            <w:r w:rsidRPr="00C3111C">
              <w:rPr>
                <w:rFonts w:ascii="Open Sans" w:hAnsi="Open Sans" w:cs="Open Sans"/>
                <w:b/>
                <w:color w:val="000000"/>
                <w:sz w:val="22"/>
              </w:rPr>
              <w:t>3.</w:t>
            </w:r>
            <w:r w:rsidR="00790F80" w:rsidRPr="00C3111C">
              <w:rPr>
                <w:rFonts w:ascii="Open Sans" w:hAnsi="Open Sans" w:cs="Open Sans"/>
                <w:b/>
                <w:color w:val="000000"/>
                <w:sz w:val="22"/>
              </w:rPr>
              <w:t>2</w:t>
            </w:r>
            <w:r w:rsidRPr="00C3111C">
              <w:rPr>
                <w:rFonts w:ascii="Open Sans" w:hAnsi="Open Sans" w:cs="Open Sans"/>
                <w:b/>
                <w:color w:val="000000"/>
                <w:sz w:val="22"/>
              </w:rPr>
              <w:t xml:space="preserve"> Areas </w:t>
            </w:r>
            <w:r w:rsidR="00EE55A7" w:rsidRPr="00C3111C">
              <w:rPr>
                <w:rFonts w:ascii="Open Sans" w:hAnsi="Open Sans" w:cs="Open Sans"/>
                <w:b/>
                <w:color w:val="000000"/>
                <w:sz w:val="22"/>
              </w:rPr>
              <w:t xml:space="preserve">to measure </w:t>
            </w:r>
            <w:r w:rsidRPr="00C3111C">
              <w:rPr>
                <w:rFonts w:ascii="Open Sans" w:hAnsi="Open Sans" w:cs="Open Sans"/>
                <w:b/>
                <w:color w:val="000000"/>
                <w:sz w:val="22"/>
              </w:rPr>
              <w:t xml:space="preserve">in an analytics journey </w:t>
            </w:r>
          </w:p>
          <w:p w14:paraId="110ECE29" w14:textId="0589BB2C" w:rsidR="00E40F75" w:rsidRDefault="00E40F75" w:rsidP="009B2B82">
            <w:pPr>
              <w:pStyle w:val="NormalWeb"/>
              <w:spacing w:before="120" w:beforeAutospacing="0" w:after="120" w:afterAutospacing="0"/>
              <w:contextualSpacing/>
              <w:rPr>
                <w:rFonts w:ascii="Open Sans" w:hAnsi="Open Sans" w:cs="Open Sans"/>
                <w:color w:val="000000"/>
              </w:rPr>
            </w:pPr>
          </w:p>
          <w:tbl>
            <w:tblPr>
              <w:tblStyle w:val="TableGridLight"/>
              <w:tblW w:w="0" w:type="auto"/>
              <w:tblLook w:val="0600" w:firstRow="0" w:lastRow="0" w:firstColumn="0" w:lastColumn="0" w:noHBand="1" w:noVBand="1"/>
            </w:tblPr>
            <w:tblGrid>
              <w:gridCol w:w="8760"/>
            </w:tblGrid>
            <w:tr w:rsidR="00360F7C" w14:paraId="57CD2616" w14:textId="77777777" w:rsidTr="00360F7C">
              <w:trPr>
                <w:trHeight w:val="510"/>
              </w:trPr>
              <w:tc>
                <w:tcPr>
                  <w:tcW w:w="8760" w:type="dxa"/>
                  <w:vAlign w:val="center"/>
                </w:tcPr>
                <w:commentRangeStart w:id="12"/>
                <w:p w14:paraId="39644C3A" w14:textId="34734681" w:rsidR="00360F7C" w:rsidRPr="00360F7C" w:rsidRDefault="00360F7C" w:rsidP="00360F7C">
                  <w:pPr>
                    <w:pStyle w:val="NormalWeb"/>
                    <w:spacing w:before="120" w:beforeAutospacing="0" w:after="120" w:afterAutospacing="0"/>
                    <w:jc w:val="left"/>
                    <w:rPr>
                      <w:rFonts w:ascii="Open Sans" w:hAnsi="Open Sans" w:cs="Open Sans"/>
                      <w:b/>
                      <w:color w:val="000000"/>
                      <w:sz w:val="22"/>
                    </w:rPr>
                  </w:pPr>
                  <w:r>
                    <w:rPr>
                      <w:rFonts w:ascii="Open Sans" w:hAnsi="Open Sans" w:cs="Open Sans"/>
                      <w:b/>
                      <w:noProof/>
                      <w:sz w:val="22"/>
                      <w:lang w:val="en-SG" w:eastAsia="zh-CN"/>
                    </w:rPr>
                    <mc:AlternateContent>
                      <mc:Choice Requires="wps">
                        <w:drawing>
                          <wp:anchor distT="0" distB="0" distL="114300" distR="114300" simplePos="0" relativeHeight="251699200" behindDoc="0" locked="0" layoutInCell="1" allowOverlap="1" wp14:anchorId="6051564D" wp14:editId="1FF83833">
                            <wp:simplePos x="0" y="0"/>
                            <wp:positionH relativeFrom="column">
                              <wp:posOffset>5152390</wp:posOffset>
                            </wp:positionH>
                            <wp:positionV relativeFrom="paragraph">
                              <wp:posOffset>28575</wp:posOffset>
                            </wp:positionV>
                            <wp:extent cx="314325" cy="314325"/>
                            <wp:effectExtent l="0" t="0" r="0" b="0"/>
                            <wp:wrapNone/>
                            <wp:docPr id="36" name="Plus 36"/>
                            <wp:cNvGraphicFramePr/>
                            <a:graphic xmlns:a="http://schemas.openxmlformats.org/drawingml/2006/main">
                              <a:graphicData uri="http://schemas.microsoft.com/office/word/2010/wordprocessingShape">
                                <wps:wsp>
                                  <wps:cNvSpPr/>
                                  <wps:spPr>
                                    <a:xfrm>
                                      <a:off x="0" y="0"/>
                                      <a:ext cx="314325" cy="314325"/>
                                    </a:xfrm>
                                    <a:prstGeom prst="mathPlus">
                                      <a:avLst/>
                                    </a:prstGeom>
                                    <a:solidFill>
                                      <a:schemeClr val="bg2">
                                        <a:lumMod val="75000"/>
                                      </a:schemeClr>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2BB672BB" id="Plus 36" o:spid="_x0000_s1026" style="position:absolute;margin-left:405.7pt;margin-top:2.25pt;width:24.75pt;height:24.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325,3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" path="m41664,120198r78534,l120198,41664r73929,l194127,120198r78534,l272661,194127r-78534,l194127,272661r-73929,l120198,194127r-78534,l41664,120198xe" fillcolor="#aeaaaa [2414]" stroked="f" strokeweight="1pt">
                            <v:stroke joinstyle="miter"/>
                            <v:path arrowok="t" o:connecttype="custom" o:connectlocs="41664,120198;120198,120198;120198,41664;194127,41664;194127,120198;272661,120198;272661,194127;194127,194127;194127,272661;120198,272661;120198,194127;41664,194127;41664,120198" o:connectangles="0,0,0,0,0,0,0,0,0,0,0,0,0"/>
                          </v:shape>
                        </w:pict>
                      </mc:Fallback>
                    </mc:AlternateContent>
                  </w:r>
                  <w:r w:rsidRPr="00360F7C">
                    <w:rPr>
                      <w:rFonts w:ascii="Open Sans" w:hAnsi="Open Sans" w:cs="Open Sans"/>
                      <w:b/>
                      <w:color w:val="000000"/>
                      <w:sz w:val="22"/>
                    </w:rPr>
                    <w:t xml:space="preserve">Market </w:t>
                  </w:r>
                  <w:r>
                    <w:rPr>
                      <w:rFonts w:ascii="Open Sans" w:hAnsi="Open Sans" w:cs="Open Sans"/>
                      <w:b/>
                      <w:color w:val="000000"/>
                      <w:sz w:val="22"/>
                    </w:rPr>
                    <w:t>Basket Analysis</w:t>
                  </w:r>
                </w:p>
              </w:tc>
            </w:tr>
            <w:tr w:rsidR="00360F7C" w14:paraId="13729205" w14:textId="77777777" w:rsidTr="00360F7C">
              <w:trPr>
                <w:trHeight w:val="510"/>
              </w:trPr>
              <w:tc>
                <w:tcPr>
                  <w:tcW w:w="8760" w:type="dxa"/>
                </w:tcPr>
                <w:p w14:paraId="743AEBBC" w14:textId="014DDADF" w:rsidR="00360F7C" w:rsidRPr="00360F7C" w:rsidRDefault="00360F7C" w:rsidP="009B2B82">
                  <w:pPr>
                    <w:pStyle w:val="NormalWeb"/>
                    <w:spacing w:before="120" w:beforeAutospacing="0" w:after="120" w:afterAutospacing="0"/>
                    <w:contextualSpacing/>
                    <w:rPr>
                      <w:rFonts w:ascii="Open Sans" w:hAnsi="Open Sans" w:cs="Open Sans"/>
                      <w:b/>
                      <w:color w:val="000000"/>
                      <w:sz w:val="22"/>
                    </w:rPr>
                  </w:pPr>
                  <w:r>
                    <w:rPr>
                      <w:rFonts w:ascii="Open Sans" w:hAnsi="Open Sans" w:cs="Open Sans"/>
                      <w:b/>
                      <w:noProof/>
                      <w:sz w:val="22"/>
                      <w:lang w:val="en-SG" w:eastAsia="zh-CN"/>
                    </w:rPr>
                    <mc:AlternateContent>
                      <mc:Choice Requires="wps">
                        <w:drawing>
                          <wp:anchor distT="0" distB="0" distL="114300" distR="114300" simplePos="0" relativeHeight="251701248" behindDoc="0" locked="0" layoutInCell="1" allowOverlap="1" wp14:anchorId="68F02E45" wp14:editId="6E27694F">
                            <wp:simplePos x="0" y="0"/>
                            <wp:positionH relativeFrom="column">
                              <wp:posOffset>5151120</wp:posOffset>
                            </wp:positionH>
                            <wp:positionV relativeFrom="paragraph">
                              <wp:posOffset>32385</wp:posOffset>
                            </wp:positionV>
                            <wp:extent cx="314325" cy="314325"/>
                            <wp:effectExtent l="0" t="0" r="0" b="0"/>
                            <wp:wrapNone/>
                            <wp:docPr id="37" name="Plus 37"/>
                            <wp:cNvGraphicFramePr/>
                            <a:graphic xmlns:a="http://schemas.openxmlformats.org/drawingml/2006/main">
                              <a:graphicData uri="http://schemas.microsoft.com/office/word/2010/wordprocessingShape">
                                <wps:wsp>
                                  <wps:cNvSpPr/>
                                  <wps:spPr>
                                    <a:xfrm>
                                      <a:off x="0" y="0"/>
                                      <a:ext cx="314325" cy="314325"/>
                                    </a:xfrm>
                                    <a:prstGeom prst="mathPlus">
                                      <a:avLst/>
                                    </a:prstGeom>
                                    <a:solidFill>
                                      <a:schemeClr val="bg2">
                                        <a:lumMod val="75000"/>
                                      </a:schemeClr>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3A58FDF1" id="Plus 37" o:spid="_x0000_s1026" style="position:absolute;margin-left:405.6pt;margin-top:2.55pt;width:24.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325,3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" path="m41664,120198r78534,l120198,41664r73929,l194127,120198r78534,l272661,194127r-78534,l194127,272661r-73929,l120198,194127r-78534,l41664,120198xe" fillcolor="#aeaaaa [2414]" stroked="f" strokeweight="1pt">
                            <v:stroke joinstyle="miter"/>
                            <v:path arrowok="t" o:connecttype="custom" o:connectlocs="41664,120198;120198,120198;120198,41664;194127,41664;194127,120198;272661,120198;272661,194127;194127,194127;194127,272661;120198,272661;120198,194127;41664,194127;41664,120198" o:connectangles="0,0,0,0,0,0,0,0,0,0,0,0,0"/>
                          </v:shape>
                        </w:pict>
                      </mc:Fallback>
                    </mc:AlternateContent>
                  </w:r>
                  <w:r>
                    <w:rPr>
                      <w:rFonts w:ascii="Open Sans" w:hAnsi="Open Sans" w:cs="Open Sans"/>
                      <w:b/>
                      <w:color w:val="000000"/>
                      <w:sz w:val="22"/>
                    </w:rPr>
                    <w:t>Category management</w:t>
                  </w:r>
                </w:p>
              </w:tc>
            </w:tr>
            <w:tr w:rsidR="00360F7C" w14:paraId="3A35509B" w14:textId="77777777" w:rsidTr="00360F7C">
              <w:trPr>
                <w:trHeight w:val="510"/>
              </w:trPr>
              <w:tc>
                <w:tcPr>
                  <w:tcW w:w="8760" w:type="dxa"/>
                </w:tcPr>
                <w:p w14:paraId="2D589412" w14:textId="7A97ED7E" w:rsidR="00360F7C" w:rsidRPr="00360F7C" w:rsidRDefault="00360F7C" w:rsidP="009B2B82">
                  <w:pPr>
                    <w:pStyle w:val="NormalWeb"/>
                    <w:spacing w:before="120" w:beforeAutospacing="0" w:after="120" w:afterAutospacing="0"/>
                    <w:contextualSpacing/>
                    <w:rPr>
                      <w:rFonts w:ascii="Open Sans" w:hAnsi="Open Sans" w:cs="Open Sans"/>
                      <w:b/>
                      <w:color w:val="000000"/>
                      <w:sz w:val="22"/>
                    </w:rPr>
                  </w:pPr>
                  <w:r w:rsidRPr="00360F7C">
                    <w:rPr>
                      <w:rFonts w:ascii="Open Sans" w:hAnsi="Open Sans" w:cs="Open Sans"/>
                      <w:b/>
                      <w:color w:val="000000"/>
                      <w:sz w:val="22"/>
                    </w:rPr>
                    <w:t>Inventory Intelligence</w:t>
                  </w:r>
                </w:p>
              </w:tc>
            </w:tr>
            <w:tr w:rsidR="00360F7C" w14:paraId="0E3A83B6" w14:textId="77777777" w:rsidTr="00360F7C">
              <w:trPr>
                <w:trHeight w:val="510"/>
              </w:trPr>
              <w:tc>
                <w:tcPr>
                  <w:tcW w:w="8760" w:type="dxa"/>
                </w:tcPr>
                <w:p w14:paraId="2A620A86" w14:textId="0D04EF6C" w:rsidR="00360F7C" w:rsidRPr="00360F7C" w:rsidRDefault="00360F7C" w:rsidP="009B2B82">
                  <w:pPr>
                    <w:pStyle w:val="NormalWeb"/>
                    <w:spacing w:before="120" w:beforeAutospacing="0" w:after="120" w:afterAutospacing="0"/>
                    <w:contextualSpacing/>
                    <w:rPr>
                      <w:rFonts w:ascii="Open Sans" w:hAnsi="Open Sans" w:cs="Open Sans"/>
                      <w:b/>
                      <w:color w:val="000000"/>
                      <w:sz w:val="22"/>
                    </w:rPr>
                  </w:pPr>
                  <w:r>
                    <w:rPr>
                      <w:rFonts w:ascii="Open Sans" w:hAnsi="Open Sans" w:cs="Open Sans"/>
                      <w:b/>
                      <w:noProof/>
                      <w:sz w:val="22"/>
                      <w:lang w:val="en-SG" w:eastAsia="zh-CN"/>
                    </w:rPr>
                    <mc:AlternateContent>
                      <mc:Choice Requires="wps">
                        <w:drawing>
                          <wp:anchor distT="0" distB="0" distL="114300" distR="114300" simplePos="0" relativeHeight="251703296" behindDoc="0" locked="0" layoutInCell="1" allowOverlap="1" wp14:anchorId="4BF105AB" wp14:editId="6E6D99CB">
                            <wp:simplePos x="0" y="0"/>
                            <wp:positionH relativeFrom="column">
                              <wp:posOffset>5151120</wp:posOffset>
                            </wp:positionH>
                            <wp:positionV relativeFrom="paragraph">
                              <wp:posOffset>-322580</wp:posOffset>
                            </wp:positionV>
                            <wp:extent cx="314325" cy="314325"/>
                            <wp:effectExtent l="0" t="0" r="0" b="0"/>
                            <wp:wrapNone/>
                            <wp:docPr id="38" name="Plus 38"/>
                            <wp:cNvGraphicFramePr/>
                            <a:graphic xmlns:a="http://schemas.openxmlformats.org/drawingml/2006/main">
                              <a:graphicData uri="http://schemas.microsoft.com/office/word/2010/wordprocessingShape">
                                <wps:wsp>
                                  <wps:cNvSpPr/>
                                  <wps:spPr>
                                    <a:xfrm>
                                      <a:off x="0" y="0"/>
                                      <a:ext cx="314325" cy="314325"/>
                                    </a:xfrm>
                                    <a:prstGeom prst="mathPlus">
                                      <a:avLst/>
                                    </a:prstGeom>
                                    <a:solidFill>
                                      <a:schemeClr val="bg2">
                                        <a:lumMod val="75000"/>
                                      </a:schemeClr>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3C8FEFFE" id="Plus 38" o:spid="_x0000_s1026" style="position:absolute;margin-left:405.6pt;margin-top:-25.4pt;width:24.75pt;height:24.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325,3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" path="m41664,120198r78534,l120198,41664r73929,l194127,120198r78534,l272661,194127r-78534,l194127,272661r-73929,l120198,194127r-78534,l41664,120198xe" fillcolor="#aeaaaa [2414]" stroked="f" strokeweight="1pt">
                            <v:stroke joinstyle="miter"/>
                            <v:path arrowok="t" o:connecttype="custom" o:connectlocs="41664,120198;120198,120198;120198,41664;194127,41664;194127,120198;272661,120198;272661,194127;194127,194127;194127,272661;120198,272661;120198,194127;41664,194127;41664,120198" o:connectangles="0,0,0,0,0,0,0,0,0,0,0,0,0"/>
                          </v:shape>
                        </w:pict>
                      </mc:Fallback>
                    </mc:AlternateContent>
                  </w:r>
                  <w:r>
                    <w:rPr>
                      <w:rFonts w:ascii="Open Sans" w:hAnsi="Open Sans" w:cs="Open Sans"/>
                      <w:b/>
                      <w:noProof/>
                      <w:sz w:val="22"/>
                      <w:lang w:val="en-SG" w:eastAsia="zh-CN"/>
                    </w:rPr>
                    <mc:AlternateContent>
                      <mc:Choice Requires="wps">
                        <w:drawing>
                          <wp:anchor distT="0" distB="0" distL="114300" distR="114300" simplePos="0" relativeHeight="251704320" behindDoc="0" locked="0" layoutInCell="1" allowOverlap="1" wp14:anchorId="7D488BEB" wp14:editId="33410656">
                            <wp:simplePos x="0" y="0"/>
                            <wp:positionH relativeFrom="column">
                              <wp:posOffset>5149850</wp:posOffset>
                            </wp:positionH>
                            <wp:positionV relativeFrom="paragraph">
                              <wp:posOffset>29845</wp:posOffset>
                            </wp:positionV>
                            <wp:extent cx="314325" cy="314325"/>
                            <wp:effectExtent l="0" t="0" r="0" b="0"/>
                            <wp:wrapNone/>
                            <wp:docPr id="39" name="Plus 39"/>
                            <wp:cNvGraphicFramePr/>
                            <a:graphic xmlns:a="http://schemas.openxmlformats.org/drawingml/2006/main">
                              <a:graphicData uri="http://schemas.microsoft.com/office/word/2010/wordprocessingShape">
                                <wps:wsp>
                                  <wps:cNvSpPr/>
                                  <wps:spPr>
                                    <a:xfrm>
                                      <a:off x="0" y="0"/>
                                      <a:ext cx="314325" cy="314325"/>
                                    </a:xfrm>
                                    <a:prstGeom prst="mathPlus">
                                      <a:avLst/>
                                    </a:prstGeom>
                                    <a:solidFill>
                                      <a:schemeClr val="bg2">
                                        <a:lumMod val="75000"/>
                                      </a:schemeClr>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59F0EC17" id="Plus 39" o:spid="_x0000_s1026" style="position:absolute;margin-left:405.5pt;margin-top:2.35pt;width:24.75pt;height:24.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325,3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" path="m41664,120198r78534,l120198,41664r73929,l194127,120198r78534,l272661,194127r-78534,l194127,272661r-73929,l120198,194127r-78534,l41664,120198xe" fillcolor="#aeaaaa [2414]" stroked="f" strokeweight="1pt">
                            <v:stroke joinstyle="miter"/>
                            <v:path arrowok="t" o:connecttype="custom" o:connectlocs="41664,120198;120198,120198;120198,41664;194127,41664;194127,120198;272661,120198;272661,194127;194127,194127;194127,272661;120198,272661;120198,194127;41664,194127;41664,120198" o:connectangles="0,0,0,0,0,0,0,0,0,0,0,0,0"/>
                          </v:shape>
                        </w:pict>
                      </mc:Fallback>
                    </mc:AlternateContent>
                  </w:r>
                  <w:r w:rsidRPr="00360F7C">
                    <w:rPr>
                      <w:rFonts w:ascii="Open Sans" w:hAnsi="Open Sans" w:cs="Open Sans"/>
                      <w:b/>
                      <w:color w:val="000000"/>
                      <w:sz w:val="22"/>
                    </w:rPr>
                    <w:t>Customer Analytics</w:t>
                  </w:r>
                </w:p>
              </w:tc>
            </w:tr>
            <w:tr w:rsidR="00360F7C" w14:paraId="01B47B00" w14:textId="77777777" w:rsidTr="00360F7C">
              <w:trPr>
                <w:trHeight w:val="510"/>
              </w:trPr>
              <w:tc>
                <w:tcPr>
                  <w:tcW w:w="8760" w:type="dxa"/>
                </w:tcPr>
                <w:p w14:paraId="75DB861A" w14:textId="1161C274" w:rsidR="00360F7C" w:rsidRPr="00360F7C" w:rsidRDefault="00360F7C" w:rsidP="009B2B82">
                  <w:pPr>
                    <w:pStyle w:val="NormalWeb"/>
                    <w:spacing w:before="120" w:beforeAutospacing="0" w:after="120" w:afterAutospacing="0"/>
                    <w:contextualSpacing/>
                    <w:rPr>
                      <w:rFonts w:ascii="Open Sans" w:hAnsi="Open Sans" w:cs="Open Sans"/>
                      <w:b/>
                      <w:color w:val="000000"/>
                      <w:sz w:val="22"/>
                    </w:rPr>
                  </w:pPr>
                  <w:r>
                    <w:rPr>
                      <w:rFonts w:ascii="Open Sans" w:hAnsi="Open Sans" w:cs="Open Sans"/>
                      <w:b/>
                      <w:noProof/>
                      <w:sz w:val="22"/>
                      <w:lang w:val="en-SG" w:eastAsia="zh-CN"/>
                    </w:rPr>
                    <mc:AlternateContent>
                      <mc:Choice Requires="wps">
                        <w:drawing>
                          <wp:anchor distT="0" distB="0" distL="114300" distR="114300" simplePos="0" relativeHeight="251706368" behindDoc="0" locked="0" layoutInCell="1" allowOverlap="1" wp14:anchorId="334564DC" wp14:editId="2E2FCDEF">
                            <wp:simplePos x="0" y="0"/>
                            <wp:positionH relativeFrom="column">
                              <wp:posOffset>5156200</wp:posOffset>
                            </wp:positionH>
                            <wp:positionV relativeFrom="paragraph">
                              <wp:posOffset>23495</wp:posOffset>
                            </wp:positionV>
                            <wp:extent cx="314325" cy="314325"/>
                            <wp:effectExtent l="0" t="0" r="0" b="0"/>
                            <wp:wrapNone/>
                            <wp:docPr id="40" name="Plus 40"/>
                            <wp:cNvGraphicFramePr/>
                            <a:graphic xmlns:a="http://schemas.openxmlformats.org/drawingml/2006/main">
                              <a:graphicData uri="http://schemas.microsoft.com/office/word/2010/wordprocessingShape">
                                <wps:wsp>
                                  <wps:cNvSpPr/>
                                  <wps:spPr>
                                    <a:xfrm>
                                      <a:off x="0" y="0"/>
                                      <a:ext cx="314325" cy="314325"/>
                                    </a:xfrm>
                                    <a:prstGeom prst="mathPlus">
                                      <a:avLst/>
                                    </a:prstGeom>
                                    <a:solidFill>
                                      <a:schemeClr val="bg2">
                                        <a:lumMod val="75000"/>
                                      </a:schemeClr>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73C74930" id="Plus 40" o:spid="_x0000_s1026" style="position:absolute;margin-left:406pt;margin-top:1.85pt;width:24.75pt;height:24.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325,3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" path="m41664,120198r78534,l120198,41664r73929,l194127,120198r78534,l272661,194127r-78534,l194127,272661r-73929,l120198,194127r-78534,l41664,120198xe" fillcolor="#aeaaaa [2414]" stroked="f" strokeweight="1pt">
                            <v:stroke joinstyle="miter"/>
                            <v:path arrowok="t" o:connecttype="custom" o:connectlocs="41664,120198;120198,120198;120198,41664;194127,41664;194127,120198;272661,120198;272661,194127;194127,194127;194127,272661;120198,272661;120198,194127;41664,194127;41664,120198" o:connectangles="0,0,0,0,0,0,0,0,0,0,0,0,0"/>
                          </v:shape>
                        </w:pict>
                      </mc:Fallback>
                    </mc:AlternateContent>
                  </w:r>
                  <w:r w:rsidRPr="00360F7C">
                    <w:rPr>
                      <w:rFonts w:ascii="Open Sans" w:hAnsi="Open Sans" w:cs="Open Sans"/>
                      <w:b/>
                      <w:color w:val="000000"/>
                      <w:sz w:val="22"/>
                    </w:rPr>
                    <w:t>Marketing Analytics</w:t>
                  </w:r>
                  <w:commentRangeEnd w:id="12"/>
                  <w:r>
                    <w:rPr>
                      <w:rStyle w:val="CommentReference"/>
                      <w:rFonts w:cs="Times New Roman"/>
                    </w:rPr>
                    <w:commentReference w:id="12"/>
                  </w:r>
                </w:p>
              </w:tc>
            </w:tr>
          </w:tbl>
          <w:p w14:paraId="7EA279E3" w14:textId="32D4C641" w:rsidR="00360F7C" w:rsidRDefault="00360F7C" w:rsidP="009B2B82">
            <w:pPr>
              <w:pStyle w:val="NormalWeb"/>
              <w:spacing w:before="120" w:beforeAutospacing="0" w:after="120" w:afterAutospacing="0"/>
              <w:contextualSpacing/>
              <w:rPr>
                <w:rFonts w:ascii="Open Sans" w:hAnsi="Open Sans" w:cs="Open Sans"/>
                <w:color w:val="000000"/>
              </w:rPr>
            </w:pPr>
          </w:p>
          <w:p w14:paraId="3AD5FDC1" w14:textId="77777777" w:rsidR="00360F7C" w:rsidRDefault="00360F7C" w:rsidP="009B2B82">
            <w:pPr>
              <w:pStyle w:val="NormalWeb"/>
              <w:spacing w:before="120" w:beforeAutospacing="0" w:after="120" w:afterAutospacing="0"/>
              <w:contextualSpacing/>
              <w:rPr>
                <w:rFonts w:ascii="Open Sans" w:hAnsi="Open Sans" w:cs="Open Sans"/>
                <w:color w:val="000000"/>
              </w:rPr>
            </w:pPr>
          </w:p>
          <w:p w14:paraId="0007B98A" w14:textId="77777777" w:rsidR="00E40F75" w:rsidRPr="00360F7C" w:rsidRDefault="00E40F75" w:rsidP="009B2B82">
            <w:pPr>
              <w:pStyle w:val="NormalWeb"/>
              <w:spacing w:before="120" w:beforeAutospacing="0" w:after="120" w:afterAutospacing="0"/>
              <w:contextualSpacing/>
              <w:rPr>
                <w:rFonts w:ascii="Open Sans" w:hAnsi="Open Sans" w:cs="Open Sans"/>
                <w:b/>
                <w:color w:val="000000"/>
                <w:sz w:val="22"/>
              </w:rPr>
            </w:pPr>
            <w:r w:rsidRPr="00360F7C">
              <w:rPr>
                <w:rFonts w:ascii="Open Sans" w:hAnsi="Open Sans" w:cs="Open Sans"/>
                <w:b/>
                <w:color w:val="000000"/>
                <w:sz w:val="22"/>
              </w:rPr>
              <w:t>Market Basket Analysis</w:t>
            </w:r>
          </w:p>
          <w:p w14:paraId="436590EA" w14:textId="77777777" w:rsidR="00DA1107" w:rsidRDefault="00E40F75" w:rsidP="009B2B82">
            <w:pPr>
              <w:pStyle w:val="NormalWeb"/>
              <w:spacing w:before="120" w:beforeAutospacing="0" w:after="120" w:afterAutospacing="0"/>
              <w:contextualSpacing/>
              <w:rPr>
                <w:rFonts w:ascii="Open Sans" w:hAnsi="Open Sans" w:cs="Open Sans"/>
                <w:color w:val="000000"/>
              </w:rPr>
            </w:pPr>
            <w:r w:rsidRPr="00E40F75">
              <w:rPr>
                <w:rFonts w:ascii="Open Sans" w:hAnsi="Open Sans" w:cs="Open Sans"/>
                <w:color w:val="000000"/>
              </w:rPr>
              <w:t xml:space="preserve">Let’s say your goal is to increase the </w:t>
            </w:r>
            <w:r w:rsidRPr="00CE47D7">
              <w:rPr>
                <w:rFonts w:ascii="Open Sans" w:hAnsi="Open Sans" w:cs="Open Sans"/>
                <w:b/>
                <w:color w:val="000000"/>
              </w:rPr>
              <w:t>basket size</w:t>
            </w:r>
            <w:r w:rsidRPr="00E40F75">
              <w:rPr>
                <w:rFonts w:ascii="Open Sans" w:hAnsi="Open Sans" w:cs="Open Sans"/>
                <w:color w:val="000000"/>
              </w:rPr>
              <w:t xml:space="preserve">, in other words, the amount of items bought </w:t>
            </w:r>
            <w:r w:rsidR="003865C1">
              <w:rPr>
                <w:rFonts w:ascii="Open Sans" w:hAnsi="Open Sans" w:cs="Open Sans"/>
                <w:color w:val="000000"/>
              </w:rPr>
              <w:t xml:space="preserve">by customers </w:t>
            </w:r>
            <w:r w:rsidRPr="00E40F75">
              <w:rPr>
                <w:rFonts w:ascii="Open Sans" w:hAnsi="Open Sans" w:cs="Open Sans"/>
                <w:color w:val="000000"/>
              </w:rPr>
              <w:t>in one shopping trip. What areas of analytics would you measure?</w:t>
            </w:r>
            <w:r>
              <w:rPr>
                <w:rFonts w:ascii="Open Sans" w:hAnsi="Open Sans" w:cs="Open Sans"/>
                <w:color w:val="000000"/>
              </w:rPr>
              <w:t xml:space="preserve"> </w:t>
            </w:r>
          </w:p>
          <w:p w14:paraId="2A753A2D" w14:textId="77777777" w:rsidR="003865C1" w:rsidRDefault="003865C1" w:rsidP="009B2B82">
            <w:pPr>
              <w:pStyle w:val="NormalWeb"/>
              <w:spacing w:before="120" w:beforeAutospacing="0" w:after="120" w:afterAutospacing="0"/>
              <w:contextualSpacing/>
              <w:rPr>
                <w:rFonts w:ascii="Open Sans" w:hAnsi="Open Sans" w:cs="Open Sans"/>
                <w:color w:val="000000"/>
              </w:rPr>
            </w:pPr>
          </w:p>
          <w:p w14:paraId="6E45974D" w14:textId="77777777" w:rsidR="00E40F75" w:rsidRDefault="00E40F75" w:rsidP="009B2B82">
            <w:pPr>
              <w:pStyle w:val="NormalWeb"/>
              <w:spacing w:before="120" w:beforeAutospacing="0" w:after="120" w:afterAutospacing="0"/>
              <w:contextualSpacing/>
              <w:rPr>
                <w:rFonts w:ascii="Open Sans" w:hAnsi="Open Sans" w:cs="Open Sans"/>
                <w:color w:val="000000"/>
              </w:rPr>
            </w:pPr>
            <w:r w:rsidRPr="00E40F75">
              <w:rPr>
                <w:rFonts w:ascii="Open Sans" w:hAnsi="Open Sans" w:cs="Open Sans"/>
                <w:color w:val="000000"/>
              </w:rPr>
              <w:t>Here are some possible questions and areas of analytics you could measure:</w:t>
            </w:r>
          </w:p>
          <w:p w14:paraId="7ECA65B2" w14:textId="77777777" w:rsidR="00E40F75" w:rsidRDefault="00DA1107" w:rsidP="009B2B82">
            <w:pPr>
              <w:pStyle w:val="NormalWeb"/>
              <w:spacing w:before="120" w:beforeAutospacing="0" w:after="120" w:afterAutospacing="0"/>
              <w:contextualSpacing/>
              <w:jc w:val="center"/>
              <w:rPr>
                <w:rFonts w:ascii="Open Sans" w:hAnsi="Open Sans" w:cs="Open Sans"/>
                <w:color w:val="000000"/>
              </w:rPr>
            </w:pPr>
            <w:r w:rsidRPr="00DA1107">
              <w:rPr>
                <w:rFonts w:ascii="Open Sans" w:hAnsi="Open Sans" w:cs="Open Sans"/>
                <w:noProof/>
                <w:color w:val="000000"/>
                <w:lang w:val="en-SG" w:eastAsia="zh-CN"/>
              </w:rPr>
              <w:lastRenderedPageBreak/>
              <w:drawing>
                <wp:inline distT="0" distB="0" distL="0" distR="0" wp14:anchorId="0D6CA76D" wp14:editId="1C5FB02E">
                  <wp:extent cx="4335155" cy="3724943"/>
                  <wp:effectExtent l="0" t="0" r="8255" b="889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7"/>
                          <a:stretch>
                            <a:fillRect/>
                          </a:stretch>
                        </pic:blipFill>
                        <pic:spPr>
                          <a:xfrm>
                            <a:off x="0" y="0"/>
                            <a:ext cx="4335155" cy="3724943"/>
                          </a:xfrm>
                          <a:prstGeom prst="rect">
                            <a:avLst/>
                          </a:prstGeom>
                        </pic:spPr>
                      </pic:pic>
                    </a:graphicData>
                  </a:graphic>
                </wp:inline>
              </w:drawing>
            </w:r>
          </w:p>
          <w:p w14:paraId="35AC6044" w14:textId="77777777" w:rsidR="00C81C82" w:rsidRDefault="00C81C82" w:rsidP="009B2B82">
            <w:pPr>
              <w:pStyle w:val="NormalWeb"/>
              <w:spacing w:before="120" w:beforeAutospacing="0" w:after="120" w:afterAutospacing="0"/>
              <w:contextualSpacing/>
              <w:jc w:val="center"/>
              <w:rPr>
                <w:rFonts w:ascii="Open Sans" w:hAnsi="Open Sans" w:cs="Open Sans"/>
                <w:color w:val="000000"/>
              </w:rPr>
            </w:pPr>
            <w:r w:rsidRPr="00C81C82">
              <w:rPr>
                <w:rFonts w:ascii="Open Sans" w:hAnsi="Open Sans" w:cs="Open Sans"/>
                <w:b/>
                <w:color w:val="000000"/>
              </w:rPr>
              <w:t>Goal</w:t>
            </w:r>
            <w:r w:rsidRPr="00C81C82">
              <w:rPr>
                <w:rFonts w:ascii="Open Sans" w:hAnsi="Open Sans" w:cs="Open Sans"/>
                <w:color w:val="000000"/>
              </w:rPr>
              <w:t>:</w:t>
            </w:r>
            <w:r w:rsidRPr="00C81C82">
              <w:rPr>
                <w:rFonts w:ascii="Open Sans" w:hAnsi="Open Sans" w:cs="Open Sans"/>
                <w:color w:val="000000"/>
              </w:rPr>
              <w:tab/>
              <w:t>Monitor Buying Patterns, Increase basket size</w:t>
            </w:r>
          </w:p>
          <w:tbl>
            <w:tblPr>
              <w:tblStyle w:val="ListTable4-Accent4"/>
              <w:tblW w:w="8791" w:type="dxa"/>
              <w:tblLook w:val="04A0" w:firstRow="1" w:lastRow="0" w:firstColumn="1" w:lastColumn="0" w:noHBand="0" w:noVBand="1"/>
            </w:tblPr>
            <w:tblGrid>
              <w:gridCol w:w="1845"/>
              <w:gridCol w:w="3402"/>
              <w:gridCol w:w="3544"/>
            </w:tblGrid>
            <w:tr w:rsidR="003241B3" w14:paraId="1DF87EF4" w14:textId="1AFE0D4B" w:rsidTr="003241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62E9428C" w14:textId="77777777" w:rsidR="003241B3" w:rsidRPr="00ED178D" w:rsidRDefault="003241B3" w:rsidP="003241B3">
                  <w:pPr>
                    <w:pStyle w:val="NormalWeb"/>
                    <w:spacing w:before="120" w:beforeAutospacing="0" w:after="120" w:afterAutospacing="0"/>
                    <w:rPr>
                      <w:rFonts w:ascii="Open Sans" w:hAnsi="Open Sans" w:cs="Open Sans"/>
                      <w:color w:val="000000"/>
                      <w:lang w:val="en-SG"/>
                    </w:rPr>
                  </w:pPr>
                  <w:r w:rsidRPr="00ED178D">
                    <w:rPr>
                      <w:rFonts w:ascii="Open Sans" w:hAnsi="Open Sans" w:cs="Open Sans"/>
                      <w:color w:val="000000"/>
                      <w:lang w:val="en-SG"/>
                    </w:rPr>
                    <w:t>Analytics</w:t>
                  </w:r>
                </w:p>
              </w:tc>
              <w:tc>
                <w:tcPr>
                  <w:tcW w:w="3402" w:type="dxa"/>
                </w:tcPr>
                <w:p w14:paraId="29AAF151" w14:textId="77777777" w:rsidR="003241B3" w:rsidRPr="00ED178D" w:rsidRDefault="003241B3" w:rsidP="003241B3">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rPr>
                      <w:rFonts w:ascii="Open Sans" w:hAnsi="Open Sans" w:cs="Open Sans"/>
                      <w:color w:val="000000"/>
                      <w:lang w:val="en-SG"/>
                    </w:rPr>
                  </w:pPr>
                  <w:r w:rsidRPr="00ED178D">
                    <w:rPr>
                      <w:rFonts w:ascii="Open Sans" w:hAnsi="Open Sans" w:cs="Open Sans"/>
                      <w:color w:val="000000"/>
                      <w:lang w:val="en-SG"/>
                    </w:rPr>
                    <w:t>Description</w:t>
                  </w:r>
                </w:p>
              </w:tc>
              <w:tc>
                <w:tcPr>
                  <w:tcW w:w="3544" w:type="dxa"/>
                </w:tcPr>
                <w:p w14:paraId="7BBD60D1" w14:textId="1E67DDA2" w:rsidR="003241B3" w:rsidRPr="00ED178D" w:rsidRDefault="003241B3" w:rsidP="003241B3">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rPr>
                      <w:rFonts w:ascii="Open Sans" w:hAnsi="Open Sans" w:cs="Open Sans"/>
                      <w:color w:val="000000"/>
                      <w:lang w:val="en-SG"/>
                    </w:rPr>
                  </w:pPr>
                  <w:r w:rsidRPr="00ED178D">
                    <w:rPr>
                      <w:rFonts w:ascii="Open Sans" w:hAnsi="Open Sans" w:cs="Open Sans"/>
                      <w:color w:val="000000"/>
                      <w:lang w:val="en-SG"/>
                    </w:rPr>
                    <w:t>Possible Question</w:t>
                  </w:r>
                </w:p>
              </w:tc>
            </w:tr>
            <w:tr w:rsidR="003241B3" w14:paraId="797F837E" w14:textId="77B0CBAA" w:rsidTr="003241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4D40DAC6" w14:textId="77777777" w:rsidR="003241B3" w:rsidRPr="00DA1107" w:rsidRDefault="003241B3" w:rsidP="003241B3">
                  <w:pPr>
                    <w:pStyle w:val="NormalWeb"/>
                    <w:spacing w:before="120" w:beforeAutospacing="0" w:after="120" w:afterAutospacing="0"/>
                    <w:jc w:val="left"/>
                    <w:rPr>
                      <w:rFonts w:ascii="Open Sans" w:hAnsi="Open Sans" w:cs="Open Sans"/>
                      <w:color w:val="000000"/>
                    </w:rPr>
                  </w:pPr>
                  <w:r w:rsidRPr="00DA1107">
                    <w:rPr>
                      <w:rFonts w:ascii="Open Sans" w:hAnsi="Open Sans" w:cs="Open Sans"/>
                      <w:color w:val="000000"/>
                    </w:rPr>
                    <w:t>In basket items</w:t>
                  </w:r>
                </w:p>
              </w:tc>
              <w:tc>
                <w:tcPr>
                  <w:tcW w:w="3402" w:type="dxa"/>
                </w:tcPr>
                <w:p w14:paraId="4C15C04F" w14:textId="77777777" w:rsidR="003241B3" w:rsidRPr="00DA1107" w:rsidRDefault="003241B3" w:rsidP="003241B3">
                  <w:pPr>
                    <w:pStyle w:val="NormalWeb"/>
                    <w:spacing w:before="120" w:beforeAutospacing="0" w:after="120" w:afterAutospacing="0"/>
                    <w:jc w:val="left"/>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rPr>
                  </w:pPr>
                  <w:r w:rsidRPr="00DA1107">
                    <w:rPr>
                      <w:rFonts w:ascii="Open Sans" w:hAnsi="Open Sans" w:cs="Open Sans"/>
                      <w:color w:val="000000"/>
                    </w:rPr>
                    <w:t>Items that are part of a typical basket</w:t>
                  </w:r>
                </w:p>
              </w:tc>
              <w:tc>
                <w:tcPr>
                  <w:tcW w:w="3544" w:type="dxa"/>
                </w:tcPr>
                <w:p w14:paraId="23446C0E" w14:textId="11AE4CEC" w:rsidR="003241B3" w:rsidRPr="00DA1107" w:rsidRDefault="003241B3" w:rsidP="003241B3">
                  <w:pPr>
                    <w:pStyle w:val="NormalWeb"/>
                    <w:spacing w:before="120" w:beforeAutospacing="0" w:after="120" w:afterAutospacing="0"/>
                    <w:jc w:val="left"/>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rPr>
                  </w:pPr>
                  <w:r w:rsidRPr="00DA1107">
                    <w:rPr>
                      <w:rFonts w:ascii="Open Sans" w:hAnsi="Open Sans" w:cs="Open Sans"/>
                      <w:color w:val="000000"/>
                    </w:rPr>
                    <w:t>What items are typically bought by which cluster/ profile?</w:t>
                  </w:r>
                </w:p>
              </w:tc>
            </w:tr>
            <w:tr w:rsidR="003241B3" w14:paraId="5921F7C2" w14:textId="224BCD11" w:rsidTr="003241B3">
              <w:tc>
                <w:tcPr>
                  <w:cnfStyle w:val="001000000000" w:firstRow="0" w:lastRow="0" w:firstColumn="1" w:lastColumn="0" w:oddVBand="0" w:evenVBand="0" w:oddHBand="0" w:evenHBand="0" w:firstRowFirstColumn="0" w:firstRowLastColumn="0" w:lastRowFirstColumn="0" w:lastRowLastColumn="0"/>
                  <w:tcW w:w="1845" w:type="dxa"/>
                </w:tcPr>
                <w:p w14:paraId="758671A3" w14:textId="77777777" w:rsidR="003241B3" w:rsidRPr="00DA1107" w:rsidRDefault="003241B3" w:rsidP="003241B3">
                  <w:pPr>
                    <w:pStyle w:val="NormalWeb"/>
                    <w:spacing w:before="120" w:beforeAutospacing="0" w:after="120" w:afterAutospacing="0"/>
                    <w:jc w:val="left"/>
                    <w:rPr>
                      <w:rFonts w:ascii="Open Sans" w:hAnsi="Open Sans" w:cs="Open Sans"/>
                      <w:color w:val="000000"/>
                    </w:rPr>
                  </w:pPr>
                  <w:r w:rsidRPr="00DA1107">
                    <w:rPr>
                      <w:rFonts w:ascii="Open Sans" w:hAnsi="Open Sans" w:cs="Open Sans"/>
                      <w:color w:val="000000"/>
                    </w:rPr>
                    <w:t>Attachment Rates</w:t>
                  </w:r>
                </w:p>
              </w:tc>
              <w:tc>
                <w:tcPr>
                  <w:tcW w:w="3402" w:type="dxa"/>
                </w:tcPr>
                <w:p w14:paraId="41C26177" w14:textId="77777777" w:rsidR="003241B3" w:rsidRPr="00DA1107" w:rsidRDefault="003241B3" w:rsidP="003241B3">
                  <w:pPr>
                    <w:pStyle w:val="NormalWeb"/>
                    <w:spacing w:before="120" w:beforeAutospacing="0" w:after="120" w:afterAutospacing="0"/>
                    <w:jc w:val="left"/>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rPr>
                  </w:pPr>
                  <w:r w:rsidRPr="00DA1107">
                    <w:rPr>
                      <w:rFonts w:ascii="Open Sans" w:hAnsi="Open Sans" w:cs="Open Sans"/>
                      <w:color w:val="000000"/>
                    </w:rPr>
                    <w:t>Analysis of what products are bought along with a base item.</w:t>
                  </w:r>
                </w:p>
              </w:tc>
              <w:tc>
                <w:tcPr>
                  <w:tcW w:w="3544" w:type="dxa"/>
                </w:tcPr>
                <w:p w14:paraId="6B955E98" w14:textId="66C9AEA2" w:rsidR="003241B3" w:rsidRPr="00DA1107" w:rsidRDefault="003241B3" w:rsidP="003241B3">
                  <w:pPr>
                    <w:pStyle w:val="NormalWeb"/>
                    <w:spacing w:before="120" w:beforeAutospacing="0" w:after="120" w:afterAutospacing="0"/>
                    <w:jc w:val="left"/>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rPr>
                  </w:pPr>
                  <w:r w:rsidRPr="00DA1107">
                    <w:rPr>
                      <w:rFonts w:ascii="Open Sans" w:hAnsi="Open Sans" w:cs="Open Sans"/>
                      <w:color w:val="000000"/>
                    </w:rPr>
                    <w:t>Are windows cleaning products purchased when detergents are purchased?</w:t>
                  </w:r>
                </w:p>
              </w:tc>
            </w:tr>
            <w:tr w:rsidR="003241B3" w14:paraId="504484F5" w14:textId="0A8A88F9" w:rsidTr="003241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0B16B7F4" w14:textId="77777777" w:rsidR="003241B3" w:rsidRPr="00DA1107" w:rsidRDefault="003241B3" w:rsidP="003241B3">
                  <w:pPr>
                    <w:pStyle w:val="NormalWeb"/>
                    <w:spacing w:before="120" w:beforeAutospacing="0" w:after="120" w:afterAutospacing="0"/>
                    <w:jc w:val="left"/>
                    <w:rPr>
                      <w:rFonts w:ascii="Open Sans" w:hAnsi="Open Sans" w:cs="Open Sans"/>
                      <w:color w:val="000000"/>
                    </w:rPr>
                  </w:pPr>
                  <w:r w:rsidRPr="00DA1107">
                    <w:rPr>
                      <w:rFonts w:ascii="Open Sans" w:hAnsi="Open Sans" w:cs="Open Sans"/>
                      <w:color w:val="000000"/>
                    </w:rPr>
                    <w:t>Brand switching</w:t>
                  </w:r>
                </w:p>
              </w:tc>
              <w:tc>
                <w:tcPr>
                  <w:tcW w:w="3402" w:type="dxa"/>
                </w:tcPr>
                <w:p w14:paraId="019BC796" w14:textId="77777777" w:rsidR="003241B3" w:rsidRPr="00DA1107" w:rsidRDefault="003241B3" w:rsidP="003241B3">
                  <w:pPr>
                    <w:pStyle w:val="NormalWeb"/>
                    <w:spacing w:before="120" w:beforeAutospacing="0" w:after="120" w:afterAutospacing="0"/>
                    <w:jc w:val="left"/>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rPr>
                  </w:pPr>
                  <w:r w:rsidRPr="00DA1107">
                    <w:rPr>
                      <w:rFonts w:ascii="Open Sans" w:hAnsi="Open Sans" w:cs="Open Sans"/>
                      <w:color w:val="000000"/>
                    </w:rPr>
                    <w:t>Analysis of what alternate brands would be bought by customer if the attachment brand is not available</w:t>
                  </w:r>
                </w:p>
              </w:tc>
              <w:tc>
                <w:tcPr>
                  <w:tcW w:w="3544" w:type="dxa"/>
                </w:tcPr>
                <w:p w14:paraId="22C12E8B" w14:textId="623D5FD4" w:rsidR="003241B3" w:rsidRPr="00DA1107" w:rsidRDefault="003241B3" w:rsidP="003241B3">
                  <w:pPr>
                    <w:pStyle w:val="NormalWeb"/>
                    <w:spacing w:before="120" w:beforeAutospacing="0" w:after="120" w:afterAutospacing="0"/>
                    <w:jc w:val="left"/>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rPr>
                  </w:pPr>
                  <w:r w:rsidRPr="00DA1107">
                    <w:rPr>
                      <w:rFonts w:ascii="Open Sans" w:hAnsi="Open Sans" w:cs="Open Sans"/>
                      <w:color w:val="000000"/>
                    </w:rPr>
                    <w:t>If Coke is not available, does the customer buy Pepsi?</w:t>
                  </w:r>
                </w:p>
              </w:tc>
            </w:tr>
            <w:tr w:rsidR="003241B3" w14:paraId="1C887D4C" w14:textId="6D342A6B" w:rsidTr="003241B3">
              <w:tc>
                <w:tcPr>
                  <w:cnfStyle w:val="001000000000" w:firstRow="0" w:lastRow="0" w:firstColumn="1" w:lastColumn="0" w:oddVBand="0" w:evenVBand="0" w:oddHBand="0" w:evenHBand="0" w:firstRowFirstColumn="0" w:firstRowLastColumn="0" w:lastRowFirstColumn="0" w:lastRowLastColumn="0"/>
                  <w:tcW w:w="1845" w:type="dxa"/>
                </w:tcPr>
                <w:p w14:paraId="6DF0D98F" w14:textId="77777777" w:rsidR="003241B3" w:rsidRPr="00DA1107" w:rsidRDefault="003241B3" w:rsidP="003241B3">
                  <w:pPr>
                    <w:pStyle w:val="NormalWeb"/>
                    <w:spacing w:before="120" w:beforeAutospacing="0" w:after="120" w:afterAutospacing="0"/>
                    <w:jc w:val="left"/>
                    <w:rPr>
                      <w:rFonts w:ascii="Open Sans" w:hAnsi="Open Sans" w:cs="Open Sans"/>
                      <w:color w:val="000000"/>
                    </w:rPr>
                  </w:pPr>
                  <w:r w:rsidRPr="00DA1107">
                    <w:rPr>
                      <w:rFonts w:ascii="Open Sans" w:hAnsi="Open Sans" w:cs="Open Sans"/>
                      <w:color w:val="000000"/>
                    </w:rPr>
                    <w:t>Demographic basket</w:t>
                  </w:r>
                </w:p>
              </w:tc>
              <w:tc>
                <w:tcPr>
                  <w:tcW w:w="3402" w:type="dxa"/>
                </w:tcPr>
                <w:p w14:paraId="4BD74540" w14:textId="77777777" w:rsidR="003241B3" w:rsidRPr="00DA1107" w:rsidRDefault="003241B3" w:rsidP="003241B3">
                  <w:pPr>
                    <w:pStyle w:val="NormalWeb"/>
                    <w:spacing w:before="120" w:beforeAutospacing="0" w:after="120" w:afterAutospacing="0"/>
                    <w:jc w:val="left"/>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rPr>
                  </w:pPr>
                  <w:r w:rsidRPr="00DA1107">
                    <w:rPr>
                      <w:rFonts w:ascii="Open Sans" w:hAnsi="Open Sans" w:cs="Open Sans"/>
                      <w:color w:val="000000"/>
                    </w:rPr>
                    <w:t>Analysis of typical basket of items bought by specific demographic group</w:t>
                  </w:r>
                </w:p>
              </w:tc>
              <w:tc>
                <w:tcPr>
                  <w:tcW w:w="3544" w:type="dxa"/>
                </w:tcPr>
                <w:p w14:paraId="2F20BC2F" w14:textId="67924631" w:rsidR="003241B3" w:rsidRPr="00DA1107" w:rsidRDefault="003241B3" w:rsidP="003241B3">
                  <w:pPr>
                    <w:pStyle w:val="NormalWeb"/>
                    <w:spacing w:before="120" w:beforeAutospacing="0" w:after="120" w:afterAutospacing="0"/>
                    <w:jc w:val="left"/>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rPr>
                  </w:pPr>
                  <w:r w:rsidRPr="00DA1107">
                    <w:rPr>
                      <w:rFonts w:ascii="Open Sans" w:hAnsi="Open Sans" w:cs="Open Sans"/>
                      <w:color w:val="000000"/>
                    </w:rPr>
                    <w:t>How are the demographics of the neighbourhood affecting what customers are buying?</w:t>
                  </w:r>
                </w:p>
              </w:tc>
            </w:tr>
          </w:tbl>
          <w:p w14:paraId="3B3B864E" w14:textId="77777777" w:rsidR="00DA1107" w:rsidRDefault="00DA1107" w:rsidP="009B2B82">
            <w:pPr>
              <w:pStyle w:val="NormalWeb"/>
              <w:spacing w:before="120" w:beforeAutospacing="0" w:after="120" w:afterAutospacing="0"/>
              <w:contextualSpacing/>
              <w:rPr>
                <w:rFonts w:ascii="Open Sans" w:hAnsi="Open Sans" w:cs="Open Sans"/>
                <w:color w:val="000000"/>
              </w:rPr>
            </w:pPr>
          </w:p>
          <w:p w14:paraId="759C32ED" w14:textId="77777777" w:rsidR="003865C1" w:rsidRDefault="003865C1" w:rsidP="009B2B82">
            <w:pPr>
              <w:pStyle w:val="NormalWeb"/>
              <w:spacing w:before="120" w:beforeAutospacing="0" w:after="120" w:afterAutospacing="0"/>
              <w:contextualSpacing/>
              <w:rPr>
                <w:rFonts w:ascii="Open Sans" w:hAnsi="Open Sans" w:cs="Open Sans"/>
                <w:color w:val="000000"/>
              </w:rPr>
            </w:pPr>
          </w:p>
          <w:p w14:paraId="045AB114" w14:textId="77777777" w:rsidR="00E40F75" w:rsidRPr="00360F7C" w:rsidRDefault="00E40F75" w:rsidP="009B2B82">
            <w:pPr>
              <w:pStyle w:val="NormalWeb"/>
              <w:spacing w:before="120" w:beforeAutospacing="0" w:after="120" w:afterAutospacing="0"/>
              <w:contextualSpacing/>
              <w:rPr>
                <w:rFonts w:ascii="Open Sans" w:hAnsi="Open Sans" w:cs="Open Sans"/>
                <w:b/>
                <w:color w:val="000000"/>
                <w:sz w:val="22"/>
              </w:rPr>
            </w:pPr>
            <w:r w:rsidRPr="00360F7C">
              <w:rPr>
                <w:rFonts w:ascii="Open Sans" w:hAnsi="Open Sans" w:cs="Open Sans"/>
                <w:b/>
                <w:color w:val="000000"/>
                <w:sz w:val="22"/>
              </w:rPr>
              <w:t>Category management</w:t>
            </w:r>
          </w:p>
          <w:p w14:paraId="2647ECDD" w14:textId="77777777" w:rsidR="003865C1" w:rsidRDefault="003865C1" w:rsidP="009B2B82">
            <w:pPr>
              <w:pStyle w:val="NormalWeb"/>
              <w:spacing w:before="120" w:beforeAutospacing="0" w:after="120" w:afterAutospacing="0"/>
              <w:contextualSpacing/>
              <w:rPr>
                <w:rFonts w:ascii="Open Sans" w:hAnsi="Open Sans" w:cs="Open Sans"/>
                <w:b/>
                <w:color w:val="000000"/>
              </w:rPr>
            </w:pPr>
          </w:p>
          <w:p w14:paraId="30568E49" w14:textId="77777777" w:rsidR="003865C1" w:rsidRDefault="003865C1" w:rsidP="009B2B82">
            <w:pPr>
              <w:pStyle w:val="NormalWeb"/>
              <w:spacing w:before="120" w:beforeAutospacing="0" w:after="120" w:afterAutospacing="0"/>
              <w:contextualSpacing/>
              <w:rPr>
                <w:rFonts w:ascii="Open Sans" w:hAnsi="Open Sans" w:cs="Open Sans"/>
                <w:color w:val="000000"/>
              </w:rPr>
            </w:pPr>
            <w:r>
              <w:rPr>
                <w:rFonts w:ascii="Open Sans" w:hAnsi="Open Sans" w:cs="Open Sans"/>
                <w:color w:val="000000"/>
              </w:rPr>
              <w:t>If</w:t>
            </w:r>
            <w:r w:rsidRPr="00E40F75">
              <w:rPr>
                <w:rFonts w:ascii="Open Sans" w:hAnsi="Open Sans" w:cs="Open Sans"/>
                <w:color w:val="000000"/>
              </w:rPr>
              <w:t xml:space="preserve"> your goal is to </w:t>
            </w:r>
            <w:r>
              <w:rPr>
                <w:rFonts w:ascii="Open Sans" w:hAnsi="Open Sans" w:cs="Open Sans"/>
                <w:color w:val="000000"/>
              </w:rPr>
              <w:t xml:space="preserve">manage assortment of </w:t>
            </w:r>
            <w:r w:rsidR="00DD1691">
              <w:rPr>
                <w:rFonts w:ascii="Open Sans" w:hAnsi="Open Sans" w:cs="Open Sans"/>
                <w:color w:val="000000"/>
              </w:rPr>
              <w:t>your items</w:t>
            </w:r>
            <w:r>
              <w:rPr>
                <w:rFonts w:ascii="Open Sans" w:hAnsi="Open Sans" w:cs="Open Sans"/>
                <w:color w:val="000000"/>
              </w:rPr>
              <w:t xml:space="preserve"> effectively,</w:t>
            </w:r>
            <w:r w:rsidRPr="00E40F75">
              <w:rPr>
                <w:rFonts w:ascii="Open Sans" w:hAnsi="Open Sans" w:cs="Open Sans"/>
                <w:color w:val="000000"/>
              </w:rPr>
              <w:t xml:space="preserve"> </w:t>
            </w:r>
            <w:r>
              <w:rPr>
                <w:rFonts w:ascii="Open Sans" w:hAnsi="Open Sans" w:cs="Open Sans"/>
                <w:color w:val="000000"/>
              </w:rPr>
              <w:t>w</w:t>
            </w:r>
            <w:r w:rsidRPr="00E40F75">
              <w:rPr>
                <w:rFonts w:ascii="Open Sans" w:hAnsi="Open Sans" w:cs="Open Sans"/>
                <w:color w:val="000000"/>
              </w:rPr>
              <w:t>hat areas of analytics would you measure?</w:t>
            </w:r>
            <w:r>
              <w:rPr>
                <w:rFonts w:ascii="Open Sans" w:hAnsi="Open Sans" w:cs="Open Sans"/>
                <w:color w:val="000000"/>
              </w:rPr>
              <w:t xml:space="preserve"> </w:t>
            </w:r>
          </w:p>
          <w:p w14:paraId="039D629C" w14:textId="77777777" w:rsidR="003865C1" w:rsidRDefault="003865C1" w:rsidP="009B2B82">
            <w:pPr>
              <w:pStyle w:val="NormalWeb"/>
              <w:spacing w:before="120" w:beforeAutospacing="0" w:after="120" w:afterAutospacing="0"/>
              <w:contextualSpacing/>
              <w:rPr>
                <w:rFonts w:ascii="Open Sans" w:hAnsi="Open Sans" w:cs="Open Sans"/>
                <w:b/>
                <w:color w:val="000000"/>
              </w:rPr>
            </w:pPr>
          </w:p>
          <w:p w14:paraId="47DCB737" w14:textId="77777777" w:rsidR="007B72C9" w:rsidRPr="00C81C82" w:rsidRDefault="007B72C9" w:rsidP="009B2B82">
            <w:pPr>
              <w:pStyle w:val="NormalWeb"/>
              <w:spacing w:before="120" w:beforeAutospacing="0" w:after="120" w:afterAutospacing="0"/>
              <w:contextualSpacing/>
              <w:jc w:val="center"/>
              <w:rPr>
                <w:rFonts w:ascii="Open Sans" w:hAnsi="Open Sans" w:cs="Open Sans"/>
                <w:b/>
                <w:color w:val="000000"/>
              </w:rPr>
            </w:pPr>
            <w:r w:rsidRPr="00C81C82">
              <w:rPr>
                <w:rFonts w:ascii="Open Sans" w:hAnsi="Open Sans" w:cs="Open Sans"/>
                <w:b/>
                <w:color w:val="000000"/>
              </w:rPr>
              <w:t>Goal:</w:t>
            </w:r>
            <w:r w:rsidRPr="00C81C82">
              <w:rPr>
                <w:rFonts w:ascii="Open Sans" w:hAnsi="Open Sans" w:cs="Open Sans"/>
                <w:b/>
                <w:color w:val="000000"/>
              </w:rPr>
              <w:tab/>
            </w:r>
            <w:r w:rsidRPr="00C81C82">
              <w:rPr>
                <w:rFonts w:ascii="Open Sans" w:hAnsi="Open Sans" w:cs="Open Sans"/>
                <w:color w:val="000000"/>
              </w:rPr>
              <w:t>Manage assortment effectively</w:t>
            </w:r>
          </w:p>
          <w:tbl>
            <w:tblPr>
              <w:tblStyle w:val="ListTable4-Accent4"/>
              <w:tblW w:w="8786" w:type="dxa"/>
              <w:tblLook w:val="0420" w:firstRow="1" w:lastRow="0" w:firstColumn="0" w:lastColumn="0" w:noHBand="0" w:noVBand="1"/>
            </w:tblPr>
            <w:tblGrid>
              <w:gridCol w:w="1985"/>
              <w:gridCol w:w="6801"/>
            </w:tblGrid>
            <w:tr w:rsidR="00CE47D7" w:rsidRPr="007B72C9" w14:paraId="05EE3B08" w14:textId="77777777" w:rsidTr="00CE47D7">
              <w:trPr>
                <w:cnfStyle w:val="100000000000" w:firstRow="1" w:lastRow="0" w:firstColumn="0" w:lastColumn="0" w:oddVBand="0" w:evenVBand="0" w:oddHBand="0" w:evenHBand="0" w:firstRowFirstColumn="0" w:firstRowLastColumn="0" w:lastRowFirstColumn="0" w:lastRowLastColumn="0"/>
                <w:trHeight w:val="268"/>
              </w:trPr>
              <w:tc>
                <w:tcPr>
                  <w:tcW w:w="1985" w:type="dxa"/>
                  <w:hideMark/>
                </w:tcPr>
                <w:p w14:paraId="796D89D3" w14:textId="058C795A" w:rsidR="00CE47D7" w:rsidRPr="007B72C9" w:rsidRDefault="00CE47D7" w:rsidP="00C26BB1">
                  <w:pPr>
                    <w:pStyle w:val="NormalWeb"/>
                    <w:spacing w:before="120" w:beforeAutospacing="0" w:after="120" w:afterAutospacing="0"/>
                    <w:jc w:val="left"/>
                    <w:rPr>
                      <w:rFonts w:ascii="Open Sans" w:hAnsi="Open Sans" w:cs="Open Sans"/>
                      <w:color w:val="000000"/>
                      <w:lang w:val="en-SG"/>
                    </w:rPr>
                  </w:pPr>
                  <w:r w:rsidRPr="007B72C9">
                    <w:rPr>
                      <w:rFonts w:ascii="Open Sans" w:hAnsi="Open Sans" w:cs="Open Sans"/>
                      <w:color w:val="000000"/>
                      <w:lang w:val="en-SG"/>
                    </w:rPr>
                    <w:t>Analytics</w:t>
                  </w:r>
                </w:p>
              </w:tc>
              <w:tc>
                <w:tcPr>
                  <w:tcW w:w="6801" w:type="dxa"/>
                  <w:hideMark/>
                </w:tcPr>
                <w:p w14:paraId="7A4D637A" w14:textId="77777777" w:rsidR="00CE47D7" w:rsidRPr="007B72C9" w:rsidRDefault="00CE47D7" w:rsidP="00C26BB1">
                  <w:pPr>
                    <w:pStyle w:val="NormalWeb"/>
                    <w:spacing w:before="120" w:beforeAutospacing="0" w:after="120" w:afterAutospacing="0"/>
                    <w:jc w:val="left"/>
                    <w:rPr>
                      <w:rFonts w:ascii="Open Sans" w:hAnsi="Open Sans" w:cs="Open Sans"/>
                      <w:color w:val="000000"/>
                      <w:lang w:val="en-SG"/>
                    </w:rPr>
                  </w:pPr>
                  <w:r w:rsidRPr="007B72C9">
                    <w:rPr>
                      <w:rFonts w:ascii="Open Sans" w:hAnsi="Open Sans" w:cs="Open Sans"/>
                      <w:color w:val="000000"/>
                      <w:lang w:val="en-SG"/>
                    </w:rPr>
                    <w:t>Description</w:t>
                  </w:r>
                </w:p>
              </w:tc>
            </w:tr>
            <w:tr w:rsidR="00CE47D7" w:rsidRPr="007B72C9" w14:paraId="614AC6F1" w14:textId="77777777" w:rsidTr="00CE47D7">
              <w:trPr>
                <w:cnfStyle w:val="000000100000" w:firstRow="0" w:lastRow="0" w:firstColumn="0" w:lastColumn="0" w:oddVBand="0" w:evenVBand="0" w:oddHBand="1" w:evenHBand="0" w:firstRowFirstColumn="0" w:firstRowLastColumn="0" w:lastRowFirstColumn="0" w:lastRowLastColumn="0"/>
                <w:trHeight w:val="203"/>
              </w:trPr>
              <w:tc>
                <w:tcPr>
                  <w:tcW w:w="1985" w:type="dxa"/>
                  <w:hideMark/>
                </w:tcPr>
                <w:p w14:paraId="1F5B5130" w14:textId="2C00F58F" w:rsidR="00CE47D7" w:rsidRPr="007B72C9" w:rsidRDefault="00CE47D7" w:rsidP="00C26BB1">
                  <w:pPr>
                    <w:pStyle w:val="NormalWeb"/>
                    <w:spacing w:before="120" w:beforeAutospacing="0" w:after="120" w:afterAutospacing="0"/>
                    <w:jc w:val="left"/>
                    <w:rPr>
                      <w:rFonts w:ascii="Open Sans" w:hAnsi="Open Sans" w:cs="Open Sans"/>
                      <w:color w:val="000000"/>
                      <w:lang w:val="en-SG"/>
                    </w:rPr>
                  </w:pPr>
                  <w:r>
                    <w:rPr>
                      <w:rFonts w:ascii="Open Sans" w:hAnsi="Open Sans" w:cs="Open Sans"/>
                      <w:color w:val="000000"/>
                      <w:lang w:val="en-SG"/>
                    </w:rPr>
                    <w:t>*</w:t>
                  </w:r>
                  <w:r w:rsidRPr="007B72C9">
                    <w:rPr>
                      <w:rFonts w:ascii="Open Sans" w:hAnsi="Open Sans" w:cs="Open Sans"/>
                      <w:color w:val="000000"/>
                      <w:lang w:val="en-SG"/>
                    </w:rPr>
                    <w:t>SKU</w:t>
                  </w:r>
                  <w:r>
                    <w:rPr>
                      <w:rFonts w:ascii="Open Sans" w:hAnsi="Open Sans" w:cs="Open Sans"/>
                      <w:color w:val="000000"/>
                      <w:lang w:val="en-SG"/>
                    </w:rPr>
                    <w:t xml:space="preserve"> </w:t>
                  </w:r>
                  <w:r w:rsidRPr="007B72C9">
                    <w:rPr>
                      <w:rFonts w:ascii="Open Sans" w:hAnsi="Open Sans" w:cs="Open Sans"/>
                      <w:color w:val="000000"/>
                      <w:lang w:val="en-SG"/>
                    </w:rPr>
                    <w:t>Rationalization</w:t>
                  </w:r>
                </w:p>
              </w:tc>
              <w:tc>
                <w:tcPr>
                  <w:tcW w:w="6801" w:type="dxa"/>
                  <w:hideMark/>
                </w:tcPr>
                <w:p w14:paraId="0D466985" w14:textId="77777777" w:rsidR="00CE47D7" w:rsidRPr="007B72C9" w:rsidRDefault="00CE47D7" w:rsidP="00C26BB1">
                  <w:pPr>
                    <w:pStyle w:val="NormalWeb"/>
                    <w:spacing w:before="120" w:beforeAutospacing="0" w:after="120" w:afterAutospacing="0"/>
                    <w:jc w:val="left"/>
                    <w:rPr>
                      <w:rFonts w:ascii="Open Sans" w:hAnsi="Open Sans" w:cs="Open Sans"/>
                      <w:color w:val="000000"/>
                      <w:lang w:val="en-SG"/>
                    </w:rPr>
                  </w:pPr>
                  <w:r w:rsidRPr="007B72C9">
                    <w:rPr>
                      <w:rFonts w:ascii="Open Sans" w:hAnsi="Open Sans" w:cs="Open Sans"/>
                      <w:color w:val="000000"/>
                      <w:lang w:val="en-SG"/>
                    </w:rPr>
                    <w:t>Analysis of items to decide on which SKUs to store to maximize sales. SKU rationalization is a method for selecting, listing, and placing key products on the shelf.</w:t>
                  </w:r>
                </w:p>
              </w:tc>
            </w:tr>
            <w:tr w:rsidR="00CE47D7" w:rsidRPr="007B72C9" w14:paraId="0BDB55F9" w14:textId="77777777" w:rsidTr="00CE47D7">
              <w:trPr>
                <w:trHeight w:val="45"/>
              </w:trPr>
              <w:tc>
                <w:tcPr>
                  <w:tcW w:w="1985" w:type="dxa"/>
                  <w:hideMark/>
                </w:tcPr>
                <w:p w14:paraId="0CBEEB2A" w14:textId="15F8EB07" w:rsidR="00CE47D7" w:rsidRPr="007B72C9" w:rsidRDefault="00CE47D7" w:rsidP="00C26BB1">
                  <w:pPr>
                    <w:pStyle w:val="NormalWeb"/>
                    <w:spacing w:before="120" w:beforeAutospacing="0" w:after="120" w:afterAutospacing="0"/>
                    <w:jc w:val="left"/>
                    <w:rPr>
                      <w:rFonts w:ascii="Open Sans" w:hAnsi="Open Sans" w:cs="Open Sans"/>
                      <w:color w:val="000000"/>
                      <w:lang w:val="en-SG"/>
                    </w:rPr>
                  </w:pPr>
                  <w:r w:rsidRPr="007B72C9">
                    <w:rPr>
                      <w:rFonts w:ascii="Open Sans" w:hAnsi="Open Sans" w:cs="Open Sans"/>
                      <w:color w:val="000000"/>
                      <w:lang w:val="en-SG"/>
                    </w:rPr>
                    <w:lastRenderedPageBreak/>
                    <w:t>Share of Shelf</w:t>
                  </w:r>
                </w:p>
              </w:tc>
              <w:tc>
                <w:tcPr>
                  <w:tcW w:w="6801" w:type="dxa"/>
                  <w:hideMark/>
                </w:tcPr>
                <w:p w14:paraId="1350550C" w14:textId="77777777" w:rsidR="00CE47D7" w:rsidRPr="007B72C9" w:rsidRDefault="00CE47D7" w:rsidP="00C26BB1">
                  <w:pPr>
                    <w:pStyle w:val="NormalWeb"/>
                    <w:spacing w:before="120" w:beforeAutospacing="0" w:after="120" w:afterAutospacing="0"/>
                    <w:jc w:val="left"/>
                    <w:rPr>
                      <w:rFonts w:ascii="Open Sans" w:hAnsi="Open Sans" w:cs="Open Sans"/>
                      <w:color w:val="000000"/>
                      <w:lang w:val="en-SG"/>
                    </w:rPr>
                  </w:pPr>
                  <w:r w:rsidRPr="007B72C9">
                    <w:rPr>
                      <w:rFonts w:ascii="Open Sans" w:hAnsi="Open Sans" w:cs="Open Sans"/>
                      <w:color w:val="000000"/>
                      <w:lang w:val="en-SG"/>
                    </w:rPr>
                    <w:t>Analysis of share of display shelf and the impact on sales for a category</w:t>
                  </w:r>
                </w:p>
              </w:tc>
            </w:tr>
            <w:tr w:rsidR="00CE47D7" w:rsidRPr="007B72C9" w14:paraId="6F45E260" w14:textId="77777777" w:rsidTr="00CE47D7">
              <w:trPr>
                <w:cnfStyle w:val="000000100000" w:firstRow="0" w:lastRow="0" w:firstColumn="0" w:lastColumn="0" w:oddVBand="0" w:evenVBand="0" w:oddHBand="1" w:evenHBand="0" w:firstRowFirstColumn="0" w:firstRowLastColumn="0" w:lastRowFirstColumn="0" w:lastRowLastColumn="0"/>
                <w:trHeight w:val="45"/>
              </w:trPr>
              <w:tc>
                <w:tcPr>
                  <w:tcW w:w="1985" w:type="dxa"/>
                  <w:hideMark/>
                </w:tcPr>
                <w:p w14:paraId="787DF62A" w14:textId="576CF29B" w:rsidR="00CE47D7" w:rsidRPr="007B72C9" w:rsidRDefault="00CE47D7" w:rsidP="00C26BB1">
                  <w:pPr>
                    <w:pStyle w:val="NormalWeb"/>
                    <w:spacing w:before="120" w:beforeAutospacing="0" w:after="120" w:afterAutospacing="0"/>
                    <w:jc w:val="left"/>
                    <w:rPr>
                      <w:rFonts w:ascii="Open Sans" w:hAnsi="Open Sans" w:cs="Open Sans"/>
                      <w:color w:val="000000"/>
                      <w:lang w:val="en-SG"/>
                    </w:rPr>
                  </w:pPr>
                  <w:r>
                    <w:rPr>
                      <w:rFonts w:ascii="Open Sans" w:hAnsi="Open Sans" w:cs="Open Sans"/>
                      <w:color w:val="000000"/>
                      <w:lang w:val="en-SG"/>
                    </w:rPr>
                    <w:t>#</w:t>
                  </w:r>
                  <w:r w:rsidRPr="007B72C9">
                    <w:rPr>
                      <w:rFonts w:ascii="Open Sans" w:hAnsi="Open Sans" w:cs="Open Sans"/>
                      <w:color w:val="000000"/>
                      <w:lang w:val="en-SG"/>
                    </w:rPr>
                    <w:t>Assortment Optimization</w:t>
                  </w:r>
                </w:p>
              </w:tc>
              <w:tc>
                <w:tcPr>
                  <w:tcW w:w="6801" w:type="dxa"/>
                  <w:hideMark/>
                </w:tcPr>
                <w:p w14:paraId="135998C1" w14:textId="77777777" w:rsidR="00CE47D7" w:rsidRPr="007B72C9" w:rsidRDefault="00CE47D7" w:rsidP="00C26BB1">
                  <w:pPr>
                    <w:pStyle w:val="NormalWeb"/>
                    <w:spacing w:before="120" w:beforeAutospacing="0" w:after="120" w:afterAutospacing="0"/>
                    <w:jc w:val="left"/>
                    <w:rPr>
                      <w:rFonts w:ascii="Open Sans" w:hAnsi="Open Sans" w:cs="Open Sans"/>
                      <w:color w:val="000000"/>
                      <w:lang w:val="en-SG"/>
                    </w:rPr>
                  </w:pPr>
                  <w:r w:rsidRPr="007B72C9">
                    <w:rPr>
                      <w:rFonts w:ascii="Open Sans" w:hAnsi="Open Sans" w:cs="Open Sans"/>
                      <w:color w:val="000000"/>
                      <w:lang w:val="en-SG"/>
                    </w:rPr>
                    <w:t>Analysis to optimize the assortment of items in a category</w:t>
                  </w:r>
                </w:p>
              </w:tc>
            </w:tr>
          </w:tbl>
          <w:p w14:paraId="670A7AE7" w14:textId="77777777" w:rsidR="00C81C82" w:rsidRPr="00C81C82" w:rsidRDefault="00C81C82" w:rsidP="009B2B82">
            <w:pPr>
              <w:pStyle w:val="NormalWeb"/>
              <w:spacing w:before="120" w:beforeAutospacing="0" w:after="120" w:afterAutospacing="0"/>
              <w:contextualSpacing/>
              <w:rPr>
                <w:rFonts w:ascii="Open Sans" w:hAnsi="Open Sans" w:cs="Open Sans"/>
                <w:color w:val="000000"/>
                <w:lang w:val="en-SG"/>
              </w:rPr>
            </w:pPr>
            <w:r w:rsidRPr="00C81C82">
              <w:rPr>
                <w:rFonts w:ascii="Open Sans" w:hAnsi="Open Sans" w:cs="Open Sans"/>
                <w:color w:val="000000"/>
                <w:lang w:val="en-SG"/>
              </w:rPr>
              <w:t>* SKU stands for Stock Keeping Unit. It is a unique number assigned to a product by a retail store to identify the merchandise, and its attributes such as price, and manufacturer.</w:t>
            </w:r>
          </w:p>
          <w:p w14:paraId="1819DDD7" w14:textId="77777777" w:rsidR="00C81C82" w:rsidRPr="00C81C82" w:rsidRDefault="003865C1" w:rsidP="009B2B82">
            <w:pPr>
              <w:pStyle w:val="NormalWeb"/>
              <w:spacing w:before="120" w:beforeAutospacing="0" w:after="120" w:afterAutospacing="0"/>
              <w:contextualSpacing/>
              <w:rPr>
                <w:rFonts w:ascii="Open Sans" w:hAnsi="Open Sans" w:cs="Open Sans"/>
                <w:color w:val="000000"/>
                <w:lang w:val="en-SG"/>
              </w:rPr>
            </w:pPr>
            <w:r>
              <w:rPr>
                <w:rFonts w:ascii="Open Sans" w:hAnsi="Open Sans" w:cs="Open Sans"/>
                <w:color w:val="000000"/>
                <w:lang w:val="en-SG"/>
              </w:rPr>
              <w:t>#</w:t>
            </w:r>
            <w:r w:rsidR="00C81C82" w:rsidRPr="00C81C82">
              <w:rPr>
                <w:rFonts w:ascii="Open Sans" w:hAnsi="Open Sans" w:cs="Open Sans"/>
                <w:color w:val="000000"/>
                <w:lang w:val="en-SG"/>
              </w:rPr>
              <w:t xml:space="preserve"> Assortment is the different types of products that a retailer offers for sale</w:t>
            </w:r>
          </w:p>
          <w:p w14:paraId="3360467D" w14:textId="77777777" w:rsidR="007B72C9" w:rsidRDefault="007B72C9" w:rsidP="009B2B82">
            <w:pPr>
              <w:pStyle w:val="NormalWeb"/>
              <w:spacing w:before="120" w:beforeAutospacing="0" w:after="120" w:afterAutospacing="0"/>
              <w:contextualSpacing/>
              <w:rPr>
                <w:rFonts w:ascii="Open Sans" w:hAnsi="Open Sans" w:cs="Open Sans"/>
                <w:color w:val="000000"/>
                <w:lang w:val="en-SG"/>
              </w:rPr>
            </w:pPr>
          </w:p>
          <w:p w14:paraId="0F7D0AE5" w14:textId="77777777" w:rsidR="003865C1" w:rsidRPr="007B72C9" w:rsidRDefault="003865C1" w:rsidP="009B2B82">
            <w:pPr>
              <w:pStyle w:val="NormalWeb"/>
              <w:spacing w:before="120" w:beforeAutospacing="0" w:after="120" w:afterAutospacing="0"/>
              <w:contextualSpacing/>
              <w:rPr>
                <w:rFonts w:ascii="Open Sans" w:hAnsi="Open Sans" w:cs="Open Sans"/>
                <w:color w:val="000000"/>
                <w:lang w:val="en-SG"/>
              </w:rPr>
            </w:pPr>
          </w:p>
          <w:p w14:paraId="4B17B2BB" w14:textId="77777777" w:rsidR="00E40F75" w:rsidRPr="00360F7C" w:rsidRDefault="00E40F75" w:rsidP="009B2B82">
            <w:pPr>
              <w:pStyle w:val="NormalWeb"/>
              <w:spacing w:before="120" w:beforeAutospacing="0" w:after="120" w:afterAutospacing="0"/>
              <w:contextualSpacing/>
              <w:rPr>
                <w:rFonts w:ascii="Open Sans" w:hAnsi="Open Sans" w:cs="Open Sans"/>
                <w:b/>
                <w:color w:val="000000"/>
                <w:sz w:val="22"/>
              </w:rPr>
            </w:pPr>
            <w:r w:rsidRPr="00360F7C">
              <w:rPr>
                <w:rFonts w:ascii="Open Sans" w:hAnsi="Open Sans" w:cs="Open Sans"/>
                <w:b/>
                <w:color w:val="000000"/>
                <w:sz w:val="22"/>
              </w:rPr>
              <w:t>Inventory Intelligence</w:t>
            </w:r>
          </w:p>
          <w:p w14:paraId="67308AF8" w14:textId="77777777" w:rsidR="003865C1" w:rsidRDefault="003865C1" w:rsidP="009B2B82">
            <w:pPr>
              <w:pStyle w:val="NormalWeb"/>
              <w:spacing w:before="120" w:beforeAutospacing="0" w:after="120" w:afterAutospacing="0"/>
              <w:contextualSpacing/>
              <w:rPr>
                <w:rFonts w:ascii="Open Sans" w:hAnsi="Open Sans" w:cs="Open Sans"/>
                <w:b/>
                <w:color w:val="000000"/>
              </w:rPr>
            </w:pPr>
          </w:p>
          <w:p w14:paraId="4C504088" w14:textId="77777777" w:rsidR="000A32B0" w:rsidRDefault="000A32B0" w:rsidP="009B2B82">
            <w:pPr>
              <w:pStyle w:val="NormalWeb"/>
              <w:spacing w:before="120" w:beforeAutospacing="0" w:after="120" w:afterAutospacing="0"/>
              <w:contextualSpacing/>
              <w:rPr>
                <w:rFonts w:ascii="Open Sans" w:hAnsi="Open Sans" w:cs="Open Sans"/>
                <w:color w:val="000000"/>
              </w:rPr>
            </w:pPr>
            <w:r>
              <w:rPr>
                <w:rFonts w:ascii="Open Sans" w:hAnsi="Open Sans" w:cs="Open Sans"/>
                <w:color w:val="000000"/>
              </w:rPr>
              <w:t>To determine how well you have reduced out of stocks</w:t>
            </w:r>
            <w:r w:rsidR="00DD1691">
              <w:rPr>
                <w:rFonts w:ascii="Open Sans" w:hAnsi="Open Sans" w:cs="Open Sans"/>
                <w:color w:val="000000"/>
              </w:rPr>
              <w:t>,</w:t>
            </w:r>
            <w:r>
              <w:rPr>
                <w:rFonts w:ascii="Open Sans" w:hAnsi="Open Sans" w:cs="Open Sans"/>
                <w:color w:val="000000"/>
              </w:rPr>
              <w:t xml:space="preserve"> or streamlined your inventory, you can measure these analytics:</w:t>
            </w:r>
          </w:p>
          <w:p w14:paraId="3DC88596" w14:textId="77777777" w:rsidR="000A32B0" w:rsidRPr="000A32B0" w:rsidRDefault="000A32B0" w:rsidP="009B2B82">
            <w:pPr>
              <w:pStyle w:val="NormalWeb"/>
              <w:spacing w:before="120" w:beforeAutospacing="0" w:after="120" w:afterAutospacing="0"/>
              <w:contextualSpacing/>
              <w:rPr>
                <w:rFonts w:ascii="Open Sans" w:hAnsi="Open Sans" w:cs="Open Sans"/>
                <w:color w:val="000000"/>
              </w:rPr>
            </w:pPr>
          </w:p>
          <w:p w14:paraId="50B99FB6" w14:textId="77777777" w:rsidR="00C81C82" w:rsidRDefault="00C81C82" w:rsidP="009B2B82">
            <w:pPr>
              <w:pStyle w:val="NormalWeb"/>
              <w:spacing w:before="120" w:beforeAutospacing="0" w:after="120" w:afterAutospacing="0"/>
              <w:contextualSpacing/>
              <w:jc w:val="center"/>
              <w:rPr>
                <w:rFonts w:ascii="Open Sans" w:hAnsi="Open Sans" w:cs="Open Sans"/>
                <w:color w:val="000000"/>
              </w:rPr>
            </w:pPr>
            <w:r w:rsidRPr="00C81C82">
              <w:rPr>
                <w:rFonts w:ascii="Open Sans" w:hAnsi="Open Sans" w:cs="Open Sans"/>
                <w:b/>
                <w:color w:val="000000"/>
              </w:rPr>
              <w:t>Goal</w:t>
            </w:r>
            <w:r w:rsidRPr="00C81C82">
              <w:rPr>
                <w:rFonts w:ascii="Open Sans" w:hAnsi="Open Sans" w:cs="Open Sans"/>
                <w:color w:val="000000"/>
              </w:rPr>
              <w:t>:</w:t>
            </w:r>
            <w:r w:rsidRPr="00C81C82">
              <w:rPr>
                <w:rFonts w:ascii="Open Sans" w:hAnsi="Open Sans" w:cs="Open Sans"/>
                <w:color w:val="000000"/>
              </w:rPr>
              <w:tab/>
              <w:t>Reduce Out of Stocks, Streamline Inventory</w:t>
            </w:r>
          </w:p>
          <w:tbl>
            <w:tblPr>
              <w:tblStyle w:val="ListTable4-Accent4"/>
              <w:tblW w:w="8797" w:type="dxa"/>
              <w:tblLook w:val="0420" w:firstRow="1" w:lastRow="0" w:firstColumn="0" w:lastColumn="0" w:noHBand="0" w:noVBand="1"/>
            </w:tblPr>
            <w:tblGrid>
              <w:gridCol w:w="1840"/>
              <w:gridCol w:w="6957"/>
            </w:tblGrid>
            <w:tr w:rsidR="00C81C82" w:rsidRPr="00C81C82" w14:paraId="3CAB5F34" w14:textId="77777777" w:rsidTr="00CE47D7">
              <w:trPr>
                <w:cnfStyle w:val="100000000000" w:firstRow="1" w:lastRow="0" w:firstColumn="0" w:lastColumn="0" w:oddVBand="0" w:evenVBand="0" w:oddHBand="0" w:evenHBand="0" w:firstRowFirstColumn="0" w:firstRowLastColumn="0" w:lastRowFirstColumn="0" w:lastRowLastColumn="0"/>
                <w:trHeight w:val="90"/>
              </w:trPr>
              <w:tc>
                <w:tcPr>
                  <w:tcW w:w="1840" w:type="dxa"/>
                  <w:hideMark/>
                </w:tcPr>
                <w:p w14:paraId="7C30E93F" w14:textId="77777777" w:rsidR="00C81C82" w:rsidRPr="00C81C82" w:rsidRDefault="00C81C82" w:rsidP="00C26BB1">
                  <w:pPr>
                    <w:pStyle w:val="NormalWeb"/>
                    <w:spacing w:before="120" w:beforeAutospacing="0" w:after="120" w:afterAutospacing="0"/>
                    <w:jc w:val="left"/>
                    <w:rPr>
                      <w:rFonts w:ascii="Open Sans" w:hAnsi="Open Sans" w:cs="Open Sans"/>
                      <w:color w:val="000000"/>
                      <w:lang w:val="en-SG"/>
                    </w:rPr>
                  </w:pPr>
                  <w:r w:rsidRPr="00C81C82">
                    <w:rPr>
                      <w:rFonts w:ascii="Open Sans" w:hAnsi="Open Sans" w:cs="Open Sans"/>
                      <w:color w:val="000000"/>
                      <w:lang w:val="en-SG"/>
                    </w:rPr>
                    <w:t>Analytics</w:t>
                  </w:r>
                </w:p>
              </w:tc>
              <w:tc>
                <w:tcPr>
                  <w:tcW w:w="6957" w:type="dxa"/>
                  <w:hideMark/>
                </w:tcPr>
                <w:p w14:paraId="7B7117CF" w14:textId="77777777" w:rsidR="00C81C82" w:rsidRPr="00C81C82" w:rsidRDefault="00C81C82" w:rsidP="00C26BB1">
                  <w:pPr>
                    <w:pStyle w:val="NormalWeb"/>
                    <w:spacing w:before="120" w:beforeAutospacing="0" w:after="120" w:afterAutospacing="0"/>
                    <w:jc w:val="left"/>
                    <w:rPr>
                      <w:rFonts w:ascii="Open Sans" w:hAnsi="Open Sans" w:cs="Open Sans"/>
                      <w:color w:val="000000"/>
                      <w:lang w:val="en-SG"/>
                    </w:rPr>
                  </w:pPr>
                  <w:r w:rsidRPr="00C81C82">
                    <w:rPr>
                      <w:rFonts w:ascii="Open Sans" w:hAnsi="Open Sans" w:cs="Open Sans"/>
                      <w:color w:val="000000"/>
                      <w:lang w:val="en-SG"/>
                    </w:rPr>
                    <w:t>Description</w:t>
                  </w:r>
                </w:p>
              </w:tc>
            </w:tr>
            <w:tr w:rsidR="00C81C82" w:rsidRPr="00C81C82" w14:paraId="6B3CFC42" w14:textId="77777777" w:rsidTr="00CE47D7">
              <w:trPr>
                <w:cnfStyle w:val="000000100000" w:firstRow="0" w:lastRow="0" w:firstColumn="0" w:lastColumn="0" w:oddVBand="0" w:evenVBand="0" w:oddHBand="1" w:evenHBand="0" w:firstRowFirstColumn="0" w:firstRowLastColumn="0" w:lastRowFirstColumn="0" w:lastRowLastColumn="0"/>
                <w:trHeight w:val="183"/>
              </w:trPr>
              <w:tc>
                <w:tcPr>
                  <w:tcW w:w="1840" w:type="dxa"/>
                  <w:hideMark/>
                </w:tcPr>
                <w:p w14:paraId="1570233D" w14:textId="77777777" w:rsidR="00C81C82" w:rsidRPr="00C81C82" w:rsidRDefault="00C81C82" w:rsidP="00C26BB1">
                  <w:pPr>
                    <w:pStyle w:val="NormalWeb"/>
                    <w:spacing w:before="120" w:beforeAutospacing="0" w:after="120" w:afterAutospacing="0"/>
                    <w:jc w:val="left"/>
                    <w:rPr>
                      <w:rFonts w:ascii="Open Sans" w:hAnsi="Open Sans" w:cs="Open Sans"/>
                      <w:color w:val="000000"/>
                      <w:lang w:val="en-SG"/>
                    </w:rPr>
                  </w:pPr>
                  <w:r w:rsidRPr="00C81C82">
                    <w:rPr>
                      <w:rFonts w:ascii="Open Sans" w:hAnsi="Open Sans" w:cs="Open Sans"/>
                      <w:color w:val="000000"/>
                      <w:lang w:val="en-SG"/>
                    </w:rPr>
                    <w:t>Weeks of Supply</w:t>
                  </w:r>
                </w:p>
              </w:tc>
              <w:tc>
                <w:tcPr>
                  <w:tcW w:w="6957" w:type="dxa"/>
                  <w:hideMark/>
                </w:tcPr>
                <w:p w14:paraId="0A048A5E" w14:textId="05EAA156" w:rsidR="00C81C82" w:rsidRPr="00C81C82" w:rsidRDefault="00C81C82" w:rsidP="00D070C7">
                  <w:pPr>
                    <w:pStyle w:val="NormalWeb"/>
                    <w:spacing w:before="120" w:beforeAutospacing="0" w:after="120" w:afterAutospacing="0"/>
                    <w:jc w:val="left"/>
                    <w:rPr>
                      <w:rFonts w:ascii="Open Sans" w:hAnsi="Open Sans" w:cs="Open Sans"/>
                      <w:color w:val="000000"/>
                      <w:lang w:val="en-SG"/>
                    </w:rPr>
                  </w:pPr>
                  <w:r w:rsidRPr="00C81C82">
                    <w:rPr>
                      <w:rFonts w:ascii="Open Sans" w:hAnsi="Open Sans" w:cs="Open Sans"/>
                      <w:color w:val="000000"/>
                      <w:lang w:val="en-SG"/>
                    </w:rPr>
                    <w:t>How long will the current stock on hand last based on current projected demand</w:t>
                  </w:r>
                </w:p>
              </w:tc>
            </w:tr>
            <w:tr w:rsidR="00C81C82" w:rsidRPr="00C81C82" w14:paraId="178062BE" w14:textId="77777777" w:rsidTr="00CE47D7">
              <w:trPr>
                <w:trHeight w:val="284"/>
              </w:trPr>
              <w:tc>
                <w:tcPr>
                  <w:tcW w:w="1840" w:type="dxa"/>
                  <w:hideMark/>
                </w:tcPr>
                <w:p w14:paraId="1DA64E17" w14:textId="77777777" w:rsidR="00C81C82" w:rsidRPr="00C81C82" w:rsidRDefault="00C81C82" w:rsidP="00C26BB1">
                  <w:pPr>
                    <w:pStyle w:val="NormalWeb"/>
                    <w:spacing w:before="120" w:beforeAutospacing="0" w:after="120" w:afterAutospacing="0"/>
                    <w:jc w:val="left"/>
                    <w:rPr>
                      <w:rFonts w:ascii="Open Sans" w:hAnsi="Open Sans" w:cs="Open Sans"/>
                      <w:color w:val="000000"/>
                      <w:lang w:val="en-SG"/>
                    </w:rPr>
                  </w:pPr>
                  <w:r w:rsidRPr="00C81C82">
                    <w:rPr>
                      <w:rFonts w:ascii="Open Sans" w:hAnsi="Open Sans" w:cs="Open Sans"/>
                      <w:color w:val="000000"/>
                      <w:lang w:val="en-SG"/>
                    </w:rPr>
                    <w:t>Sell Through</w:t>
                  </w:r>
                </w:p>
              </w:tc>
              <w:tc>
                <w:tcPr>
                  <w:tcW w:w="6957" w:type="dxa"/>
                  <w:hideMark/>
                </w:tcPr>
                <w:p w14:paraId="100E813B" w14:textId="77777777" w:rsidR="00C81C82" w:rsidRPr="00C81C82" w:rsidRDefault="00C81C82" w:rsidP="00C26BB1">
                  <w:pPr>
                    <w:pStyle w:val="NormalWeb"/>
                    <w:spacing w:before="120" w:beforeAutospacing="0" w:after="120" w:afterAutospacing="0"/>
                    <w:jc w:val="left"/>
                    <w:rPr>
                      <w:rFonts w:ascii="Open Sans" w:hAnsi="Open Sans" w:cs="Open Sans"/>
                      <w:color w:val="000000"/>
                      <w:lang w:val="en-SG"/>
                    </w:rPr>
                  </w:pPr>
                  <w:r w:rsidRPr="00C81C82">
                    <w:rPr>
                      <w:rFonts w:ascii="Open Sans" w:hAnsi="Open Sans" w:cs="Open Sans"/>
                      <w:color w:val="000000"/>
                      <w:lang w:val="en-SG"/>
                    </w:rPr>
                    <w:t>Indicator of sales velocity. Analysis of how much was sold versus the inventory</w:t>
                  </w:r>
                </w:p>
              </w:tc>
            </w:tr>
            <w:tr w:rsidR="00C81C82" w:rsidRPr="00C81C82" w14:paraId="4A56AD29" w14:textId="77777777" w:rsidTr="00CE47D7">
              <w:trPr>
                <w:cnfStyle w:val="000000100000" w:firstRow="0" w:lastRow="0" w:firstColumn="0" w:lastColumn="0" w:oddVBand="0" w:evenVBand="0" w:oddHBand="1" w:evenHBand="0" w:firstRowFirstColumn="0" w:firstRowLastColumn="0" w:lastRowFirstColumn="0" w:lastRowLastColumn="0"/>
                <w:trHeight w:val="104"/>
              </w:trPr>
              <w:tc>
                <w:tcPr>
                  <w:tcW w:w="1840" w:type="dxa"/>
                  <w:hideMark/>
                </w:tcPr>
                <w:p w14:paraId="3358D03E" w14:textId="77777777" w:rsidR="00C81C82" w:rsidRPr="00C81C82" w:rsidRDefault="00C81C82" w:rsidP="00C26BB1">
                  <w:pPr>
                    <w:pStyle w:val="NormalWeb"/>
                    <w:spacing w:before="120" w:beforeAutospacing="0" w:after="120" w:afterAutospacing="0"/>
                    <w:jc w:val="left"/>
                    <w:rPr>
                      <w:rFonts w:ascii="Open Sans" w:hAnsi="Open Sans" w:cs="Open Sans"/>
                      <w:color w:val="000000"/>
                      <w:lang w:val="en-SG"/>
                    </w:rPr>
                  </w:pPr>
                  <w:r w:rsidRPr="00C81C82">
                    <w:rPr>
                      <w:rFonts w:ascii="Open Sans" w:hAnsi="Open Sans" w:cs="Open Sans"/>
                      <w:color w:val="000000"/>
                      <w:lang w:val="en-SG"/>
                    </w:rPr>
                    <w:t>Pull Through</w:t>
                  </w:r>
                </w:p>
              </w:tc>
              <w:tc>
                <w:tcPr>
                  <w:tcW w:w="6957" w:type="dxa"/>
                  <w:hideMark/>
                </w:tcPr>
                <w:p w14:paraId="71399D5B" w14:textId="77777777" w:rsidR="00C81C82" w:rsidRPr="00C81C82" w:rsidRDefault="00C81C82" w:rsidP="00C26BB1">
                  <w:pPr>
                    <w:pStyle w:val="NormalWeb"/>
                    <w:spacing w:before="120" w:beforeAutospacing="0" w:after="120" w:afterAutospacing="0"/>
                    <w:jc w:val="left"/>
                    <w:rPr>
                      <w:rFonts w:ascii="Open Sans" w:hAnsi="Open Sans" w:cs="Open Sans"/>
                      <w:color w:val="000000"/>
                      <w:lang w:val="en-SG"/>
                    </w:rPr>
                  </w:pPr>
                  <w:r w:rsidRPr="00C81C82">
                    <w:rPr>
                      <w:rFonts w:ascii="Open Sans" w:hAnsi="Open Sans" w:cs="Open Sans"/>
                      <w:color w:val="000000"/>
                      <w:lang w:val="en-SG"/>
                    </w:rPr>
                    <w:t>Analysis of what other products are sold because the stores carry a specific product</w:t>
                  </w:r>
                </w:p>
              </w:tc>
            </w:tr>
            <w:tr w:rsidR="00C81C82" w:rsidRPr="00C81C82" w14:paraId="35861D62" w14:textId="77777777" w:rsidTr="00CE47D7">
              <w:trPr>
                <w:trHeight w:val="94"/>
              </w:trPr>
              <w:tc>
                <w:tcPr>
                  <w:tcW w:w="1840" w:type="dxa"/>
                  <w:hideMark/>
                </w:tcPr>
                <w:p w14:paraId="7A3DD688" w14:textId="0DFDF890" w:rsidR="00C81C82" w:rsidRPr="00C81C82" w:rsidRDefault="003241B3" w:rsidP="00C26BB1">
                  <w:pPr>
                    <w:pStyle w:val="NormalWeb"/>
                    <w:spacing w:before="120" w:beforeAutospacing="0" w:after="120" w:afterAutospacing="0"/>
                    <w:jc w:val="left"/>
                    <w:rPr>
                      <w:rFonts w:ascii="Open Sans" w:hAnsi="Open Sans" w:cs="Open Sans"/>
                      <w:color w:val="000000"/>
                      <w:lang w:val="en-SG"/>
                    </w:rPr>
                  </w:pPr>
                  <w:r>
                    <w:rPr>
                      <w:rFonts w:ascii="Open Sans" w:hAnsi="Open Sans" w:cs="Open Sans"/>
                      <w:color w:val="000000"/>
                      <w:lang w:val="en-SG"/>
                    </w:rPr>
                    <w:t>*</w:t>
                  </w:r>
                  <w:r w:rsidR="00C81C82" w:rsidRPr="00C81C82">
                    <w:rPr>
                      <w:rFonts w:ascii="Open Sans" w:hAnsi="Open Sans" w:cs="Open Sans"/>
                      <w:color w:val="000000"/>
                      <w:lang w:val="en-SG"/>
                    </w:rPr>
                    <w:t>GMROI</w:t>
                  </w:r>
                  <w:r>
                    <w:rPr>
                      <w:rFonts w:ascii="Open Sans" w:hAnsi="Open Sans" w:cs="Open Sans"/>
                      <w:color w:val="000000"/>
                      <w:lang w:val="en-SG"/>
                    </w:rPr>
                    <w:t xml:space="preserve"> or </w:t>
                  </w:r>
                  <w:r w:rsidRPr="00C81C82">
                    <w:rPr>
                      <w:rFonts w:ascii="Open Sans" w:hAnsi="Open Sans" w:cs="Open Sans"/>
                      <w:color w:val="000000"/>
                      <w:lang w:val="en-SG"/>
                    </w:rPr>
                    <w:t>Gross Margin Return on (Inventory) Investment</w:t>
                  </w:r>
                </w:p>
              </w:tc>
              <w:tc>
                <w:tcPr>
                  <w:tcW w:w="6957" w:type="dxa"/>
                  <w:hideMark/>
                </w:tcPr>
                <w:p w14:paraId="315C1B0A" w14:textId="77777777" w:rsidR="00C81C82" w:rsidRPr="00C81C82" w:rsidRDefault="00C81C82" w:rsidP="00C26BB1">
                  <w:pPr>
                    <w:pStyle w:val="NormalWeb"/>
                    <w:spacing w:before="120" w:beforeAutospacing="0" w:after="120" w:afterAutospacing="0"/>
                    <w:jc w:val="left"/>
                    <w:rPr>
                      <w:rFonts w:ascii="Open Sans" w:hAnsi="Open Sans" w:cs="Open Sans"/>
                      <w:color w:val="000000"/>
                      <w:lang w:val="en-SG"/>
                    </w:rPr>
                  </w:pPr>
                  <w:r w:rsidRPr="00C81C82">
                    <w:rPr>
                      <w:rFonts w:ascii="Open Sans" w:hAnsi="Open Sans" w:cs="Open Sans"/>
                      <w:color w:val="000000"/>
                      <w:lang w:val="en-SG"/>
                    </w:rPr>
                    <w:t>Analysis of sales for every dollar of inventory; used to identify</w:t>
                  </w:r>
                  <w:r w:rsidRPr="00C81C82">
                    <w:rPr>
                      <w:rFonts w:ascii="Open Sans" w:hAnsi="Open Sans" w:cs="Open Sans"/>
                      <w:color w:val="000000"/>
                      <w:lang w:val="en-US"/>
                    </w:rPr>
                    <w:t xml:space="preserve"> </w:t>
                  </w:r>
                  <w:r w:rsidRPr="00C81C82">
                    <w:rPr>
                      <w:rFonts w:ascii="Open Sans" w:hAnsi="Open Sans" w:cs="Open Sans"/>
                      <w:color w:val="000000"/>
                      <w:lang w:val="en-SG"/>
                    </w:rPr>
                    <w:t>which products are most cost effective to store</w:t>
                  </w:r>
                </w:p>
              </w:tc>
            </w:tr>
            <w:tr w:rsidR="00C81C82" w:rsidRPr="00C81C82" w14:paraId="51073007" w14:textId="77777777" w:rsidTr="00CE47D7">
              <w:trPr>
                <w:cnfStyle w:val="000000100000" w:firstRow="0" w:lastRow="0" w:firstColumn="0" w:lastColumn="0" w:oddVBand="0" w:evenVBand="0" w:oddHBand="1" w:evenHBand="0" w:firstRowFirstColumn="0" w:firstRowLastColumn="0" w:lastRowFirstColumn="0" w:lastRowLastColumn="0"/>
                <w:trHeight w:val="57"/>
              </w:trPr>
              <w:tc>
                <w:tcPr>
                  <w:tcW w:w="1840" w:type="dxa"/>
                  <w:hideMark/>
                </w:tcPr>
                <w:p w14:paraId="75220EC4" w14:textId="77777777" w:rsidR="00C81C82" w:rsidRPr="00C81C82" w:rsidRDefault="00C81C82" w:rsidP="00C26BB1">
                  <w:pPr>
                    <w:pStyle w:val="NormalWeb"/>
                    <w:spacing w:before="120" w:beforeAutospacing="0" w:after="120" w:afterAutospacing="0"/>
                    <w:jc w:val="left"/>
                    <w:rPr>
                      <w:rFonts w:ascii="Open Sans" w:hAnsi="Open Sans" w:cs="Open Sans"/>
                      <w:color w:val="000000"/>
                      <w:lang w:val="en-SG"/>
                    </w:rPr>
                  </w:pPr>
                  <w:r w:rsidRPr="00C81C82">
                    <w:rPr>
                      <w:rFonts w:ascii="Open Sans" w:hAnsi="Open Sans" w:cs="Open Sans"/>
                      <w:color w:val="000000"/>
                      <w:lang w:val="en-SG"/>
                    </w:rPr>
                    <w:t>Inventory Turns</w:t>
                  </w:r>
                </w:p>
              </w:tc>
              <w:tc>
                <w:tcPr>
                  <w:tcW w:w="6957" w:type="dxa"/>
                  <w:hideMark/>
                </w:tcPr>
                <w:p w14:paraId="369D710F" w14:textId="77777777" w:rsidR="00C81C82" w:rsidRPr="00C81C82" w:rsidRDefault="00C81C82" w:rsidP="00C26BB1">
                  <w:pPr>
                    <w:pStyle w:val="NormalWeb"/>
                    <w:spacing w:before="120" w:beforeAutospacing="0" w:after="120" w:afterAutospacing="0"/>
                    <w:jc w:val="left"/>
                    <w:rPr>
                      <w:rFonts w:ascii="Open Sans" w:hAnsi="Open Sans" w:cs="Open Sans"/>
                      <w:color w:val="000000"/>
                      <w:lang w:val="en-SG"/>
                    </w:rPr>
                  </w:pPr>
                  <w:r w:rsidRPr="00C81C82">
                    <w:rPr>
                      <w:rFonts w:ascii="Open Sans" w:hAnsi="Open Sans" w:cs="Open Sans"/>
                      <w:color w:val="000000"/>
                      <w:lang w:val="en-SG"/>
                    </w:rPr>
                    <w:t>Analysis of which products are fast moving</w:t>
                  </w:r>
                </w:p>
              </w:tc>
            </w:tr>
          </w:tbl>
          <w:p w14:paraId="1BCA65BF" w14:textId="16531FF7" w:rsidR="00C81C82" w:rsidRDefault="00C81C82" w:rsidP="009B2B82">
            <w:pPr>
              <w:pStyle w:val="NormalWeb"/>
              <w:spacing w:before="120" w:beforeAutospacing="0" w:after="120" w:afterAutospacing="0"/>
              <w:contextualSpacing/>
              <w:rPr>
                <w:rFonts w:ascii="Open Sans" w:hAnsi="Open Sans" w:cs="Open Sans"/>
                <w:color w:val="000000"/>
                <w:lang w:val="en-SG"/>
              </w:rPr>
            </w:pPr>
            <w:r w:rsidRPr="00C81C82">
              <w:rPr>
                <w:rFonts w:ascii="Open Sans" w:hAnsi="Open Sans" w:cs="Open Sans"/>
                <w:color w:val="000000"/>
                <w:lang w:val="en-SG"/>
              </w:rPr>
              <w:t>* GMROI is calculated as gross margin / average inventory</w:t>
            </w:r>
          </w:p>
          <w:p w14:paraId="3EAE04C3" w14:textId="77777777" w:rsidR="00C81C82" w:rsidRDefault="00C81C82" w:rsidP="009B2B82">
            <w:pPr>
              <w:pStyle w:val="NormalWeb"/>
              <w:spacing w:before="120" w:beforeAutospacing="0" w:after="120" w:afterAutospacing="0"/>
              <w:contextualSpacing/>
              <w:rPr>
                <w:rFonts w:ascii="Open Sans" w:hAnsi="Open Sans" w:cs="Open Sans"/>
                <w:color w:val="000000"/>
                <w:lang w:val="en-SG"/>
              </w:rPr>
            </w:pPr>
          </w:p>
          <w:p w14:paraId="34F98568" w14:textId="77777777" w:rsidR="003865C1" w:rsidRPr="00C81C82" w:rsidRDefault="003865C1" w:rsidP="009B2B82">
            <w:pPr>
              <w:pStyle w:val="NormalWeb"/>
              <w:spacing w:before="120" w:beforeAutospacing="0" w:after="120" w:afterAutospacing="0"/>
              <w:contextualSpacing/>
              <w:rPr>
                <w:rFonts w:ascii="Open Sans" w:hAnsi="Open Sans" w:cs="Open Sans"/>
                <w:color w:val="000000"/>
                <w:lang w:val="en-SG"/>
              </w:rPr>
            </w:pPr>
          </w:p>
          <w:p w14:paraId="637FB514" w14:textId="77777777" w:rsidR="00E40F75" w:rsidRPr="00360F7C" w:rsidRDefault="00E40F75" w:rsidP="009B2B82">
            <w:pPr>
              <w:pStyle w:val="NormalWeb"/>
              <w:spacing w:before="120" w:beforeAutospacing="0" w:after="120" w:afterAutospacing="0"/>
              <w:contextualSpacing/>
              <w:rPr>
                <w:rFonts w:ascii="Open Sans" w:hAnsi="Open Sans" w:cs="Open Sans"/>
                <w:b/>
                <w:color w:val="000000"/>
                <w:sz w:val="22"/>
              </w:rPr>
            </w:pPr>
            <w:r w:rsidRPr="00360F7C">
              <w:rPr>
                <w:rFonts w:ascii="Open Sans" w:hAnsi="Open Sans" w:cs="Open Sans"/>
                <w:b/>
                <w:color w:val="000000"/>
                <w:sz w:val="22"/>
              </w:rPr>
              <w:t>Customer Analytics</w:t>
            </w:r>
          </w:p>
          <w:p w14:paraId="3552B95A" w14:textId="77777777" w:rsidR="003865C1" w:rsidRDefault="003865C1" w:rsidP="009B2B82">
            <w:pPr>
              <w:pStyle w:val="NormalWeb"/>
              <w:spacing w:before="120" w:beforeAutospacing="0" w:after="120" w:afterAutospacing="0"/>
              <w:contextualSpacing/>
              <w:rPr>
                <w:rFonts w:ascii="Open Sans" w:hAnsi="Open Sans" w:cs="Open Sans"/>
                <w:b/>
                <w:color w:val="000000"/>
              </w:rPr>
            </w:pPr>
          </w:p>
          <w:p w14:paraId="419D798D" w14:textId="640229E1" w:rsidR="00DD1691" w:rsidRDefault="00D070C7" w:rsidP="009B2B82">
            <w:pPr>
              <w:pStyle w:val="NormalWeb"/>
              <w:spacing w:before="120" w:beforeAutospacing="0" w:after="120" w:afterAutospacing="0"/>
              <w:contextualSpacing/>
              <w:rPr>
                <w:rFonts w:ascii="Open Sans" w:hAnsi="Open Sans" w:cs="Open Sans"/>
                <w:color w:val="000000"/>
              </w:rPr>
            </w:pPr>
            <w:r>
              <w:rPr>
                <w:rFonts w:ascii="Open Sans" w:hAnsi="Open Sans" w:cs="Open Sans"/>
                <w:color w:val="000000"/>
              </w:rPr>
              <w:t>A</w:t>
            </w:r>
            <w:r w:rsidR="00DD1691">
              <w:rPr>
                <w:rFonts w:ascii="Open Sans" w:hAnsi="Open Sans" w:cs="Open Sans"/>
                <w:color w:val="000000"/>
              </w:rPr>
              <w:t xml:space="preserve"> business would want to keep its best and most valuable customers. What are some analytics if you want to measure this?</w:t>
            </w:r>
          </w:p>
          <w:p w14:paraId="514CF77B" w14:textId="77777777" w:rsidR="00DD1691" w:rsidRPr="00DD1691" w:rsidRDefault="00DD1691" w:rsidP="009B2B82">
            <w:pPr>
              <w:pStyle w:val="NormalWeb"/>
              <w:spacing w:before="120" w:beforeAutospacing="0" w:after="120" w:afterAutospacing="0"/>
              <w:contextualSpacing/>
              <w:rPr>
                <w:rFonts w:ascii="Open Sans" w:hAnsi="Open Sans" w:cs="Open Sans"/>
                <w:color w:val="000000"/>
              </w:rPr>
            </w:pPr>
          </w:p>
          <w:p w14:paraId="10BEFAAF" w14:textId="77777777" w:rsidR="00C81C82" w:rsidRPr="00C81C82" w:rsidRDefault="00C81C82" w:rsidP="009B2B82">
            <w:pPr>
              <w:pStyle w:val="NormalWeb"/>
              <w:spacing w:before="120" w:beforeAutospacing="0" w:after="120" w:afterAutospacing="0"/>
              <w:contextualSpacing/>
              <w:jc w:val="center"/>
              <w:rPr>
                <w:rFonts w:ascii="Open Sans" w:hAnsi="Open Sans" w:cs="Open Sans"/>
                <w:color w:val="000000"/>
              </w:rPr>
            </w:pPr>
            <w:r w:rsidRPr="00C81C82">
              <w:rPr>
                <w:rFonts w:ascii="Open Sans" w:hAnsi="Open Sans" w:cs="Open Sans"/>
                <w:b/>
                <w:color w:val="000000"/>
              </w:rPr>
              <w:t>Goal</w:t>
            </w:r>
            <w:r w:rsidRPr="00C81C82">
              <w:rPr>
                <w:rFonts w:ascii="Open Sans" w:hAnsi="Open Sans" w:cs="Open Sans"/>
                <w:color w:val="000000"/>
              </w:rPr>
              <w:t>: Keep best customers, Increase share of wallet</w:t>
            </w:r>
          </w:p>
          <w:tbl>
            <w:tblPr>
              <w:tblStyle w:val="ListTable4-Accent4"/>
              <w:tblW w:w="8797" w:type="dxa"/>
              <w:tblLook w:val="0420" w:firstRow="1" w:lastRow="0" w:firstColumn="0" w:lastColumn="0" w:noHBand="0" w:noVBand="1"/>
            </w:tblPr>
            <w:tblGrid>
              <w:gridCol w:w="1982"/>
              <w:gridCol w:w="6815"/>
            </w:tblGrid>
            <w:tr w:rsidR="00C81C82" w:rsidRPr="00C81C82" w14:paraId="0EEE054B" w14:textId="77777777" w:rsidTr="00A2070D">
              <w:trPr>
                <w:cnfStyle w:val="100000000000" w:firstRow="1" w:lastRow="0" w:firstColumn="0" w:lastColumn="0" w:oddVBand="0" w:evenVBand="0" w:oddHBand="0" w:evenHBand="0" w:firstRowFirstColumn="0" w:firstRowLastColumn="0" w:lastRowFirstColumn="0" w:lastRowLastColumn="0"/>
                <w:trHeight w:val="75"/>
              </w:trPr>
              <w:tc>
                <w:tcPr>
                  <w:tcW w:w="1982" w:type="dxa"/>
                  <w:hideMark/>
                </w:tcPr>
                <w:p w14:paraId="09A3CC9E"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Analytics</w:t>
                  </w:r>
                </w:p>
              </w:tc>
              <w:tc>
                <w:tcPr>
                  <w:tcW w:w="6815" w:type="dxa"/>
                  <w:hideMark/>
                </w:tcPr>
                <w:p w14:paraId="6BED6FFC"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Description</w:t>
                  </w:r>
                </w:p>
              </w:tc>
            </w:tr>
            <w:tr w:rsidR="00C81C82" w:rsidRPr="00C81C82" w14:paraId="3EF181E3" w14:textId="77777777" w:rsidTr="00A2070D">
              <w:trPr>
                <w:cnfStyle w:val="000000100000" w:firstRow="0" w:lastRow="0" w:firstColumn="0" w:lastColumn="0" w:oddVBand="0" w:evenVBand="0" w:oddHBand="1" w:evenHBand="0" w:firstRowFirstColumn="0" w:firstRowLastColumn="0" w:lastRowFirstColumn="0" w:lastRowLastColumn="0"/>
                <w:trHeight w:val="24"/>
              </w:trPr>
              <w:tc>
                <w:tcPr>
                  <w:tcW w:w="1982" w:type="dxa"/>
                  <w:hideMark/>
                </w:tcPr>
                <w:p w14:paraId="5C4DD3B4"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Share of wallet</w:t>
                  </w:r>
                </w:p>
              </w:tc>
              <w:tc>
                <w:tcPr>
                  <w:tcW w:w="6815" w:type="dxa"/>
                  <w:hideMark/>
                </w:tcPr>
                <w:p w14:paraId="30BF88D8"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Share of wallet is the current spend at household level versus the potential spend</w:t>
                  </w:r>
                </w:p>
              </w:tc>
            </w:tr>
            <w:tr w:rsidR="00C81C82" w:rsidRPr="00C81C82" w14:paraId="7038E2D1" w14:textId="77777777" w:rsidTr="00A2070D">
              <w:trPr>
                <w:trHeight w:val="45"/>
              </w:trPr>
              <w:tc>
                <w:tcPr>
                  <w:tcW w:w="1982" w:type="dxa"/>
                  <w:hideMark/>
                </w:tcPr>
                <w:p w14:paraId="5210BCE0"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Segmentation</w:t>
                  </w:r>
                </w:p>
              </w:tc>
              <w:tc>
                <w:tcPr>
                  <w:tcW w:w="6815" w:type="dxa"/>
                  <w:hideMark/>
                </w:tcPr>
                <w:p w14:paraId="672ACE4A"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 xml:space="preserve">Group customers with similar characteristics – e.g. buying </w:t>
                  </w:r>
                  <w:proofErr w:type="spellStart"/>
                  <w:r w:rsidRPr="00C81C82">
                    <w:rPr>
                      <w:rFonts w:ascii="Open Sans" w:hAnsi="Open Sans" w:cs="Open Sans"/>
                      <w:color w:val="000000"/>
                      <w:lang w:val="en-SG"/>
                    </w:rPr>
                    <w:t>behavior</w:t>
                  </w:r>
                  <w:proofErr w:type="spellEnd"/>
                </w:p>
              </w:tc>
            </w:tr>
            <w:tr w:rsidR="00C81C82" w:rsidRPr="00C81C82" w14:paraId="2DD1011F" w14:textId="77777777" w:rsidTr="00A2070D">
              <w:trPr>
                <w:cnfStyle w:val="000000100000" w:firstRow="0" w:lastRow="0" w:firstColumn="0" w:lastColumn="0" w:oddVBand="0" w:evenVBand="0" w:oddHBand="1" w:evenHBand="0" w:firstRowFirstColumn="0" w:firstRowLastColumn="0" w:lastRowFirstColumn="0" w:lastRowLastColumn="0"/>
                <w:trHeight w:val="45"/>
              </w:trPr>
              <w:tc>
                <w:tcPr>
                  <w:tcW w:w="1982" w:type="dxa"/>
                  <w:hideMark/>
                </w:tcPr>
                <w:p w14:paraId="51626862"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Target Marketing</w:t>
                  </w:r>
                </w:p>
              </w:tc>
              <w:tc>
                <w:tcPr>
                  <w:tcW w:w="6815" w:type="dxa"/>
                  <w:hideMark/>
                </w:tcPr>
                <w:p w14:paraId="474B4634"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Identify right customer segments for marketing a product or offer</w:t>
                  </w:r>
                </w:p>
              </w:tc>
            </w:tr>
            <w:tr w:rsidR="00C81C82" w:rsidRPr="00C81C82" w14:paraId="3EF8119A" w14:textId="77777777" w:rsidTr="00A2070D">
              <w:trPr>
                <w:trHeight w:val="45"/>
              </w:trPr>
              <w:tc>
                <w:tcPr>
                  <w:tcW w:w="1982" w:type="dxa"/>
                  <w:hideMark/>
                </w:tcPr>
                <w:p w14:paraId="4624DFFF"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Campaign Analysis</w:t>
                  </w:r>
                </w:p>
              </w:tc>
              <w:tc>
                <w:tcPr>
                  <w:tcW w:w="6815" w:type="dxa"/>
                  <w:hideMark/>
                </w:tcPr>
                <w:p w14:paraId="0FB21C65"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Analysis of results of campaign to determine whether it worked or not</w:t>
                  </w:r>
                </w:p>
              </w:tc>
            </w:tr>
            <w:tr w:rsidR="00C81C82" w:rsidRPr="00C81C82" w14:paraId="47906836" w14:textId="77777777" w:rsidTr="00A2070D">
              <w:trPr>
                <w:cnfStyle w:val="000000100000" w:firstRow="0" w:lastRow="0" w:firstColumn="0" w:lastColumn="0" w:oddVBand="0" w:evenVBand="0" w:oddHBand="1" w:evenHBand="0" w:firstRowFirstColumn="0" w:firstRowLastColumn="0" w:lastRowFirstColumn="0" w:lastRowLastColumn="0"/>
                <w:trHeight w:val="45"/>
              </w:trPr>
              <w:tc>
                <w:tcPr>
                  <w:tcW w:w="1982" w:type="dxa"/>
                  <w:hideMark/>
                </w:tcPr>
                <w:p w14:paraId="4DC822A7"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lastRenderedPageBreak/>
                    <w:t>Customer Profiling</w:t>
                  </w:r>
                </w:p>
              </w:tc>
              <w:tc>
                <w:tcPr>
                  <w:tcW w:w="6815" w:type="dxa"/>
                  <w:hideMark/>
                </w:tcPr>
                <w:p w14:paraId="11E6351E"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 xml:space="preserve">Characteristics of customer who exhibited same </w:t>
                  </w:r>
                  <w:proofErr w:type="spellStart"/>
                  <w:r w:rsidRPr="00C81C82">
                    <w:rPr>
                      <w:rFonts w:ascii="Open Sans" w:hAnsi="Open Sans" w:cs="Open Sans"/>
                      <w:color w:val="000000"/>
                      <w:lang w:val="en-SG"/>
                    </w:rPr>
                    <w:t>behavior</w:t>
                  </w:r>
                  <w:proofErr w:type="spellEnd"/>
                </w:p>
              </w:tc>
            </w:tr>
          </w:tbl>
          <w:p w14:paraId="09FAAED2" w14:textId="77777777" w:rsidR="00C81C82" w:rsidRPr="00C81C82" w:rsidRDefault="00C81C82" w:rsidP="009B2B82">
            <w:pPr>
              <w:pStyle w:val="NormalWeb"/>
              <w:spacing w:before="120" w:beforeAutospacing="0" w:after="120" w:afterAutospacing="0"/>
              <w:contextualSpacing/>
              <w:rPr>
                <w:rFonts w:ascii="Open Sans" w:hAnsi="Open Sans" w:cs="Open Sans"/>
                <w:color w:val="000000"/>
                <w:lang w:val="en-SG"/>
              </w:rPr>
            </w:pPr>
          </w:p>
          <w:p w14:paraId="7111618A" w14:textId="77777777" w:rsidR="00E40F75" w:rsidRPr="00360F7C" w:rsidRDefault="00E40F75" w:rsidP="009B2B82">
            <w:pPr>
              <w:pStyle w:val="NormalWeb"/>
              <w:spacing w:before="120" w:beforeAutospacing="0" w:after="120" w:afterAutospacing="0"/>
              <w:contextualSpacing/>
              <w:rPr>
                <w:rFonts w:ascii="Open Sans" w:hAnsi="Open Sans" w:cs="Open Sans"/>
                <w:b/>
                <w:color w:val="000000"/>
                <w:sz w:val="22"/>
              </w:rPr>
            </w:pPr>
            <w:r w:rsidRPr="00360F7C">
              <w:rPr>
                <w:rFonts w:ascii="Open Sans" w:hAnsi="Open Sans" w:cs="Open Sans"/>
                <w:b/>
                <w:color w:val="000000"/>
                <w:sz w:val="22"/>
              </w:rPr>
              <w:t>Marketing Analytics</w:t>
            </w:r>
          </w:p>
          <w:p w14:paraId="42D7CE43" w14:textId="77777777" w:rsidR="00DD1691" w:rsidRDefault="00EE55A7" w:rsidP="009B2B82">
            <w:pPr>
              <w:pStyle w:val="NormalWeb"/>
              <w:spacing w:before="120" w:beforeAutospacing="0" w:after="120" w:afterAutospacing="0"/>
              <w:contextualSpacing/>
              <w:rPr>
                <w:rFonts w:ascii="Open Sans" w:hAnsi="Open Sans" w:cs="Open Sans"/>
                <w:color w:val="000000"/>
              </w:rPr>
            </w:pPr>
            <w:r w:rsidRPr="00EE55A7">
              <w:rPr>
                <w:rFonts w:ascii="Open Sans" w:hAnsi="Open Sans" w:cs="Open Sans"/>
                <w:color w:val="000000"/>
              </w:rPr>
              <w:t xml:space="preserve">How do </w:t>
            </w:r>
            <w:r>
              <w:rPr>
                <w:rFonts w:ascii="Open Sans" w:hAnsi="Open Sans" w:cs="Open Sans"/>
                <w:color w:val="000000"/>
              </w:rPr>
              <w:t>you know if your m</w:t>
            </w:r>
            <w:r w:rsidRPr="00EE55A7">
              <w:rPr>
                <w:rFonts w:ascii="Open Sans" w:hAnsi="Open Sans" w:cs="Open Sans"/>
                <w:color w:val="000000"/>
              </w:rPr>
              <w:t>arketing</w:t>
            </w:r>
            <w:r>
              <w:rPr>
                <w:rFonts w:ascii="Open Sans" w:hAnsi="Open Sans" w:cs="Open Sans"/>
                <w:color w:val="000000"/>
              </w:rPr>
              <w:t xml:space="preserve"> efforts or promotions are achieving their targeted</w:t>
            </w:r>
            <w:r w:rsidRPr="00EE55A7">
              <w:rPr>
                <w:rFonts w:ascii="Open Sans" w:hAnsi="Open Sans" w:cs="Open Sans"/>
                <w:color w:val="000000"/>
              </w:rPr>
              <w:t xml:space="preserve"> </w:t>
            </w:r>
            <w:r>
              <w:rPr>
                <w:rFonts w:ascii="Open Sans" w:hAnsi="Open Sans" w:cs="Open Sans"/>
                <w:color w:val="000000"/>
              </w:rPr>
              <w:t>r</w:t>
            </w:r>
            <w:r w:rsidRPr="00EE55A7">
              <w:rPr>
                <w:rFonts w:ascii="Open Sans" w:hAnsi="Open Sans" w:cs="Open Sans"/>
                <w:color w:val="000000"/>
              </w:rPr>
              <w:t xml:space="preserve">eturn </w:t>
            </w:r>
            <w:r>
              <w:rPr>
                <w:rFonts w:ascii="Open Sans" w:hAnsi="Open Sans" w:cs="Open Sans"/>
                <w:color w:val="000000"/>
              </w:rPr>
              <w:t>o</w:t>
            </w:r>
            <w:r w:rsidRPr="00EE55A7">
              <w:rPr>
                <w:rFonts w:ascii="Open Sans" w:hAnsi="Open Sans" w:cs="Open Sans"/>
                <w:color w:val="000000"/>
              </w:rPr>
              <w:t xml:space="preserve">n </w:t>
            </w:r>
            <w:r>
              <w:rPr>
                <w:rFonts w:ascii="Open Sans" w:hAnsi="Open Sans" w:cs="Open Sans"/>
                <w:color w:val="000000"/>
              </w:rPr>
              <w:t>i</w:t>
            </w:r>
            <w:r w:rsidRPr="00EE55A7">
              <w:rPr>
                <w:rFonts w:ascii="Open Sans" w:hAnsi="Open Sans" w:cs="Open Sans"/>
                <w:color w:val="000000"/>
              </w:rPr>
              <w:t>nvestment</w:t>
            </w:r>
            <w:r>
              <w:rPr>
                <w:rFonts w:ascii="Open Sans" w:hAnsi="Open Sans" w:cs="Open Sans"/>
                <w:color w:val="000000"/>
              </w:rPr>
              <w:t>?</w:t>
            </w:r>
          </w:p>
          <w:p w14:paraId="6C10C62A" w14:textId="77777777" w:rsidR="00EE55A7" w:rsidRPr="00EE55A7" w:rsidRDefault="00EE55A7" w:rsidP="009B2B82">
            <w:pPr>
              <w:pStyle w:val="NormalWeb"/>
              <w:spacing w:before="120" w:beforeAutospacing="0" w:after="120" w:afterAutospacing="0"/>
              <w:contextualSpacing/>
              <w:rPr>
                <w:rFonts w:ascii="Open Sans" w:hAnsi="Open Sans" w:cs="Open Sans"/>
                <w:color w:val="000000"/>
              </w:rPr>
            </w:pPr>
          </w:p>
          <w:p w14:paraId="5A8F33B0" w14:textId="77777777" w:rsidR="00C81C82" w:rsidRDefault="00C81C82" w:rsidP="009B2B82">
            <w:pPr>
              <w:pStyle w:val="NormalWeb"/>
              <w:spacing w:before="120" w:beforeAutospacing="0" w:after="120" w:afterAutospacing="0"/>
              <w:contextualSpacing/>
              <w:jc w:val="center"/>
              <w:rPr>
                <w:rFonts w:ascii="Open Sans" w:hAnsi="Open Sans" w:cs="Open Sans"/>
                <w:color w:val="000000"/>
              </w:rPr>
            </w:pPr>
            <w:r w:rsidRPr="00C81C82">
              <w:rPr>
                <w:rFonts w:ascii="Open Sans" w:hAnsi="Open Sans" w:cs="Open Sans"/>
                <w:b/>
                <w:color w:val="000000"/>
              </w:rPr>
              <w:t>Goal</w:t>
            </w:r>
            <w:r w:rsidRPr="00C81C82">
              <w:rPr>
                <w:rFonts w:ascii="Open Sans" w:hAnsi="Open Sans" w:cs="Open Sans"/>
                <w:color w:val="000000"/>
              </w:rPr>
              <w:t>: Manage promotions, Achieve Marketing Return On Investment (MROI)</w:t>
            </w:r>
          </w:p>
          <w:tbl>
            <w:tblPr>
              <w:tblStyle w:val="ListTable4-Accent4"/>
              <w:tblW w:w="8797" w:type="dxa"/>
              <w:tblLook w:val="0420" w:firstRow="1" w:lastRow="0" w:firstColumn="0" w:lastColumn="0" w:noHBand="0" w:noVBand="1"/>
            </w:tblPr>
            <w:tblGrid>
              <w:gridCol w:w="1982"/>
              <w:gridCol w:w="6815"/>
            </w:tblGrid>
            <w:tr w:rsidR="00C81C82" w:rsidRPr="00C81C82" w14:paraId="42B83F13" w14:textId="77777777" w:rsidTr="00A2070D">
              <w:trPr>
                <w:cnfStyle w:val="100000000000" w:firstRow="1" w:lastRow="0" w:firstColumn="0" w:lastColumn="0" w:oddVBand="0" w:evenVBand="0" w:oddHBand="0" w:evenHBand="0" w:firstRowFirstColumn="0" w:firstRowLastColumn="0" w:lastRowFirstColumn="0" w:lastRowLastColumn="0"/>
                <w:trHeight w:val="122"/>
              </w:trPr>
              <w:tc>
                <w:tcPr>
                  <w:tcW w:w="1982" w:type="dxa"/>
                  <w:hideMark/>
                </w:tcPr>
                <w:p w14:paraId="42BEDFA6"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Analytics</w:t>
                  </w:r>
                </w:p>
              </w:tc>
              <w:tc>
                <w:tcPr>
                  <w:tcW w:w="6815" w:type="dxa"/>
                  <w:hideMark/>
                </w:tcPr>
                <w:p w14:paraId="2F96AEAF"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Description</w:t>
                  </w:r>
                </w:p>
              </w:tc>
            </w:tr>
            <w:tr w:rsidR="00C81C82" w:rsidRPr="00C81C82" w14:paraId="505C3EB0" w14:textId="77777777" w:rsidTr="00A2070D">
              <w:trPr>
                <w:cnfStyle w:val="000000100000" w:firstRow="0" w:lastRow="0" w:firstColumn="0" w:lastColumn="0" w:oddVBand="0" w:evenVBand="0" w:oddHBand="1" w:evenHBand="0" w:firstRowFirstColumn="0" w:firstRowLastColumn="0" w:lastRowFirstColumn="0" w:lastRowLastColumn="0"/>
                <w:trHeight w:val="72"/>
              </w:trPr>
              <w:tc>
                <w:tcPr>
                  <w:tcW w:w="1982" w:type="dxa"/>
                  <w:hideMark/>
                </w:tcPr>
                <w:p w14:paraId="31588B07"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Promo Lift</w:t>
                  </w:r>
                </w:p>
              </w:tc>
              <w:tc>
                <w:tcPr>
                  <w:tcW w:w="6815" w:type="dxa"/>
                  <w:hideMark/>
                </w:tcPr>
                <w:p w14:paraId="2CDA5E31"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Increase in sales due to a promotion</w:t>
                  </w:r>
                </w:p>
              </w:tc>
            </w:tr>
            <w:tr w:rsidR="00C81C82" w:rsidRPr="00C81C82" w14:paraId="2E5ABE49" w14:textId="77777777" w:rsidTr="00A2070D">
              <w:trPr>
                <w:trHeight w:val="175"/>
              </w:trPr>
              <w:tc>
                <w:tcPr>
                  <w:tcW w:w="1982" w:type="dxa"/>
                  <w:hideMark/>
                </w:tcPr>
                <w:p w14:paraId="7DDDCB50"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Price Points</w:t>
                  </w:r>
                </w:p>
              </w:tc>
              <w:tc>
                <w:tcPr>
                  <w:tcW w:w="6815" w:type="dxa"/>
                  <w:hideMark/>
                </w:tcPr>
                <w:p w14:paraId="40CDB30D"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Analysis of price points and corresponding sales, at what price points sales go up and profitable to retailer</w:t>
                  </w:r>
                </w:p>
              </w:tc>
            </w:tr>
            <w:tr w:rsidR="00C81C82" w:rsidRPr="00C81C82" w14:paraId="2A42E3D4" w14:textId="77777777" w:rsidTr="00A2070D">
              <w:trPr>
                <w:cnfStyle w:val="000000100000" w:firstRow="0" w:lastRow="0" w:firstColumn="0" w:lastColumn="0" w:oddVBand="0" w:evenVBand="0" w:oddHBand="1" w:evenHBand="0" w:firstRowFirstColumn="0" w:firstRowLastColumn="0" w:lastRowFirstColumn="0" w:lastRowLastColumn="0"/>
                <w:trHeight w:val="292"/>
              </w:trPr>
              <w:tc>
                <w:tcPr>
                  <w:tcW w:w="1982" w:type="dxa"/>
                  <w:hideMark/>
                </w:tcPr>
                <w:p w14:paraId="6A42B1B6"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Channel Analysis</w:t>
                  </w:r>
                </w:p>
              </w:tc>
              <w:tc>
                <w:tcPr>
                  <w:tcW w:w="6815" w:type="dxa"/>
                  <w:hideMark/>
                </w:tcPr>
                <w:p w14:paraId="1BA87FFE"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proofErr w:type="spellStart"/>
                  <w:r w:rsidRPr="00C81C82">
                    <w:rPr>
                      <w:rFonts w:ascii="Open Sans" w:hAnsi="Open Sans" w:cs="Open Sans"/>
                      <w:color w:val="000000"/>
                      <w:lang w:val="en-SG"/>
                    </w:rPr>
                    <w:t>Analyze</w:t>
                  </w:r>
                  <w:proofErr w:type="spellEnd"/>
                  <w:r w:rsidRPr="00C81C82">
                    <w:rPr>
                      <w:rFonts w:ascii="Open Sans" w:hAnsi="Open Sans" w:cs="Open Sans"/>
                      <w:color w:val="000000"/>
                      <w:lang w:val="en-SG"/>
                    </w:rPr>
                    <w:t xml:space="preserve"> promotion by channel and its effectiveness</w:t>
                  </w:r>
                </w:p>
              </w:tc>
            </w:tr>
            <w:tr w:rsidR="00C81C82" w:rsidRPr="00C81C82" w14:paraId="1D618572" w14:textId="77777777" w:rsidTr="00A2070D">
              <w:trPr>
                <w:trHeight w:val="45"/>
              </w:trPr>
              <w:tc>
                <w:tcPr>
                  <w:tcW w:w="1982" w:type="dxa"/>
                  <w:hideMark/>
                </w:tcPr>
                <w:p w14:paraId="632B0A77"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Display Analysis</w:t>
                  </w:r>
                </w:p>
              </w:tc>
              <w:tc>
                <w:tcPr>
                  <w:tcW w:w="6815" w:type="dxa"/>
                  <w:hideMark/>
                </w:tcPr>
                <w:p w14:paraId="053D57E4" w14:textId="77777777" w:rsidR="00C81C82" w:rsidRPr="00C81C82" w:rsidRDefault="00C81C82" w:rsidP="00C26BB1">
                  <w:pPr>
                    <w:pStyle w:val="NormalWeb"/>
                    <w:spacing w:before="120" w:beforeAutospacing="0" w:after="120" w:afterAutospacing="0"/>
                    <w:rPr>
                      <w:rFonts w:ascii="Open Sans" w:hAnsi="Open Sans" w:cs="Open Sans"/>
                      <w:color w:val="000000"/>
                      <w:lang w:val="en-SG"/>
                    </w:rPr>
                  </w:pPr>
                  <w:r w:rsidRPr="00C81C82">
                    <w:rPr>
                      <w:rFonts w:ascii="Open Sans" w:hAnsi="Open Sans" w:cs="Open Sans"/>
                      <w:color w:val="000000"/>
                      <w:lang w:val="en-SG"/>
                    </w:rPr>
                    <w:t>In-store, aisle and other promotions and results</w:t>
                  </w:r>
                </w:p>
              </w:tc>
            </w:tr>
          </w:tbl>
          <w:p w14:paraId="4149220F" w14:textId="77777777" w:rsidR="00C81C82" w:rsidRDefault="00C81C82" w:rsidP="009B2B82">
            <w:pPr>
              <w:pStyle w:val="NormalWeb"/>
              <w:spacing w:before="120" w:beforeAutospacing="0" w:after="120" w:afterAutospacing="0"/>
              <w:contextualSpacing/>
              <w:rPr>
                <w:rFonts w:ascii="Open Sans" w:hAnsi="Open Sans" w:cs="Open Sans"/>
                <w:color w:val="000000"/>
                <w:lang w:val="en-SG"/>
              </w:rPr>
            </w:pPr>
          </w:p>
          <w:p w14:paraId="2DAC6368" w14:textId="77777777" w:rsidR="00C81C82" w:rsidRPr="00C81C82" w:rsidRDefault="00C81C82" w:rsidP="009B2B82">
            <w:pPr>
              <w:pStyle w:val="NormalWeb"/>
              <w:spacing w:before="120" w:beforeAutospacing="0" w:after="120" w:afterAutospacing="0"/>
              <w:contextualSpacing/>
              <w:rPr>
                <w:rFonts w:ascii="Open Sans" w:hAnsi="Open Sans" w:cs="Open Sans"/>
                <w:color w:val="000000"/>
                <w:lang w:val="en-SG"/>
              </w:rPr>
            </w:pPr>
          </w:p>
        </w:tc>
      </w:tr>
      <w:tr w:rsidR="007A7BDB" w:rsidRPr="00096806" w14:paraId="3768E10F" w14:textId="77777777" w:rsidTr="00C81C82">
        <w:trPr>
          <w:trHeight w:val="375"/>
          <w:jc w:val="center"/>
        </w:trPr>
        <w:tc>
          <w:tcPr>
            <w:tcW w:w="0" w:type="auto"/>
            <w:tcBorders>
              <w:top w:val="single" w:sz="6" w:space="0" w:color="000000"/>
              <w:left w:val="single" w:sz="6" w:space="0" w:color="000000"/>
              <w:bottom w:val="single" w:sz="6" w:space="0" w:color="000000"/>
              <w:right w:val="single" w:sz="6" w:space="0" w:color="000000"/>
            </w:tcBorders>
            <w:shd w:val="clear" w:color="auto" w:fill="DEEBF6"/>
            <w:tcMar>
              <w:top w:w="0" w:type="dxa"/>
              <w:left w:w="120" w:type="dxa"/>
              <w:bottom w:w="0" w:type="dxa"/>
              <w:right w:w="120" w:type="dxa"/>
            </w:tcMar>
          </w:tcPr>
          <w:p w14:paraId="273F0328" w14:textId="36E169D4" w:rsidR="007A7BDB" w:rsidRPr="00756809" w:rsidRDefault="00756809" w:rsidP="00756809">
            <w:pPr>
              <w:pStyle w:val="NormalWeb"/>
              <w:spacing w:before="120" w:beforeAutospacing="0" w:after="120" w:afterAutospacing="0"/>
              <w:contextualSpacing/>
              <w:jc w:val="center"/>
              <w:rPr>
                <w:rFonts w:ascii="Open Sans" w:hAnsi="Open Sans" w:cs="Open Sans"/>
                <w:b/>
                <w:color w:val="000000"/>
                <w:sz w:val="22"/>
              </w:rPr>
            </w:pPr>
            <w:r>
              <w:rPr>
                <w:rFonts w:ascii="Open Sans" w:hAnsi="Open Sans" w:cs="Open Sans"/>
                <w:b/>
                <w:color w:val="000000"/>
                <w:sz w:val="22"/>
              </w:rPr>
              <w:lastRenderedPageBreak/>
              <w:t>4.</w:t>
            </w:r>
            <w:r w:rsidR="007A7BDB" w:rsidRPr="00756809">
              <w:rPr>
                <w:rFonts w:ascii="Open Sans" w:hAnsi="Open Sans" w:cs="Open Sans"/>
                <w:b/>
                <w:color w:val="000000"/>
                <w:sz w:val="22"/>
              </w:rPr>
              <w:t xml:space="preserve"> Industry Standard Data Model</w:t>
            </w:r>
          </w:p>
        </w:tc>
      </w:tr>
      <w:tr w:rsidR="00790F80" w:rsidRPr="00096806" w14:paraId="2C7FBD3A" w14:textId="77777777" w:rsidTr="00C81C82">
        <w:trPr>
          <w:trHeight w:val="6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D8ED9E2" w14:textId="77777777" w:rsidR="00790F80" w:rsidRPr="00C3111C" w:rsidRDefault="00790F80" w:rsidP="009B2B82">
            <w:pPr>
              <w:pStyle w:val="NormalWeb"/>
              <w:spacing w:before="120" w:beforeAutospacing="0" w:after="120" w:afterAutospacing="0"/>
              <w:contextualSpacing/>
              <w:rPr>
                <w:rFonts w:ascii="Open Sans" w:hAnsi="Open Sans" w:cs="Open Sans"/>
                <w:b/>
                <w:color w:val="000000"/>
                <w:sz w:val="22"/>
              </w:rPr>
            </w:pPr>
            <w:r w:rsidRPr="00C3111C">
              <w:rPr>
                <w:rFonts w:ascii="Open Sans" w:hAnsi="Open Sans" w:cs="Open Sans"/>
                <w:b/>
                <w:color w:val="000000"/>
                <w:sz w:val="22"/>
              </w:rPr>
              <w:t>4.1</w:t>
            </w:r>
            <w:r w:rsidR="00211010" w:rsidRPr="00C3111C">
              <w:rPr>
                <w:rFonts w:ascii="Open Sans" w:hAnsi="Open Sans" w:cs="Open Sans"/>
                <w:b/>
                <w:color w:val="000000"/>
                <w:sz w:val="22"/>
              </w:rPr>
              <w:t xml:space="preserve"> Introduction</w:t>
            </w:r>
          </w:p>
          <w:p w14:paraId="7C49A058" w14:textId="77777777" w:rsidR="00211010" w:rsidRDefault="00211010" w:rsidP="009B2B82">
            <w:pPr>
              <w:pStyle w:val="NormalWeb"/>
              <w:spacing w:before="120" w:beforeAutospacing="0" w:after="120" w:afterAutospacing="0"/>
              <w:contextualSpacing/>
              <w:rPr>
                <w:rFonts w:ascii="Open Sans" w:hAnsi="Open Sans" w:cs="Open Sans"/>
                <w:b/>
                <w:color w:val="000000"/>
              </w:rPr>
            </w:pPr>
          </w:p>
          <w:p w14:paraId="2F9949BB" w14:textId="77777777" w:rsidR="00211010" w:rsidRPr="00360F7C" w:rsidRDefault="00211010" w:rsidP="009B2B82">
            <w:pPr>
              <w:pStyle w:val="NormalWeb"/>
              <w:spacing w:before="120" w:beforeAutospacing="0" w:after="120" w:afterAutospacing="0"/>
              <w:contextualSpacing/>
              <w:rPr>
                <w:rFonts w:ascii="Open Sans" w:hAnsi="Open Sans" w:cs="Open Sans"/>
                <w:b/>
                <w:color w:val="000000"/>
                <w:sz w:val="22"/>
              </w:rPr>
            </w:pPr>
            <w:r w:rsidRPr="00360F7C">
              <w:rPr>
                <w:rFonts w:ascii="Open Sans" w:hAnsi="Open Sans" w:cs="Open Sans"/>
                <w:b/>
                <w:color w:val="000000"/>
                <w:sz w:val="22"/>
              </w:rPr>
              <w:t>Need for an Industry Standard Data Model</w:t>
            </w:r>
          </w:p>
          <w:tbl>
            <w:tblPr>
              <w:tblStyle w:val="TableGrid"/>
              <w:tblW w:w="0" w:type="auto"/>
              <w:shd w:val="clear" w:color="auto" w:fill="FFF2CC" w:themeFill="accent4" w:themeFillTint="33"/>
              <w:tblLook w:val="04A0" w:firstRow="1" w:lastRow="0" w:firstColumn="1" w:lastColumn="0" w:noHBand="0" w:noVBand="1"/>
            </w:tblPr>
            <w:tblGrid>
              <w:gridCol w:w="8760"/>
            </w:tblGrid>
            <w:tr w:rsidR="00211010" w:rsidRPr="00C81C82" w14:paraId="01B5A4EB" w14:textId="77777777" w:rsidTr="007A2B9F">
              <w:tc>
                <w:tcPr>
                  <w:tcW w:w="8760" w:type="dxa"/>
                  <w:shd w:val="clear" w:color="auto" w:fill="FFF2CC" w:themeFill="accent4" w:themeFillTint="33"/>
                </w:tcPr>
                <w:p w14:paraId="26AE44DB" w14:textId="77777777" w:rsidR="00211010" w:rsidRDefault="00211010" w:rsidP="00756809">
                  <w:pPr>
                    <w:spacing w:before="120" w:after="120"/>
                    <w:rPr>
                      <w:rFonts w:ascii="Open Sans" w:hAnsi="Open Sans" w:cs="Open Sans"/>
                    </w:rPr>
                  </w:pPr>
                  <w:r w:rsidRPr="00C81C82">
                    <w:rPr>
                      <w:rFonts w:ascii="Open Sans" w:hAnsi="Open Sans" w:cs="Open Sans"/>
                    </w:rPr>
                    <w:t xml:space="preserve">From the analytics perspective, we typically create data models (conceptual/logical/physical) before analytics is performed. But do we need to create the model from scratch every time? </w:t>
                  </w:r>
                </w:p>
                <w:p w14:paraId="069448B3" w14:textId="4DE898CA" w:rsidR="00211010" w:rsidRPr="00C81C82" w:rsidRDefault="00C26BB1" w:rsidP="00756809">
                  <w:pPr>
                    <w:spacing w:before="120" w:after="120"/>
                    <w:rPr>
                      <w:rFonts w:ascii="Open Sans" w:hAnsi="Open Sans" w:cs="Open Sans"/>
                      <w:i/>
                    </w:rPr>
                  </w:pPr>
                  <w:r w:rsidRPr="00E27201">
                    <w:rPr>
                      <w:rFonts w:ascii="Open Sans" w:hAnsi="Open Sans" w:cs="Open Sans"/>
                      <w:i/>
                      <w:color w:val="000000"/>
                    </w:rPr>
                    <w:t>Click the button for an explanation after you have come up with your own.</w:t>
                  </w:r>
                </w:p>
              </w:tc>
            </w:tr>
          </w:tbl>
          <w:p w14:paraId="30846D17" w14:textId="78DB54FA" w:rsidR="00211010" w:rsidRDefault="008C61FF" w:rsidP="009B2B82">
            <w:pPr>
              <w:pStyle w:val="NormalWeb"/>
              <w:spacing w:before="120" w:beforeAutospacing="0" w:after="120" w:afterAutospacing="0"/>
              <w:contextualSpacing/>
              <w:rPr>
                <w:rFonts w:ascii="Open Sans" w:hAnsi="Open Sans" w:cs="Open Sans"/>
                <w:b/>
                <w:color w:val="000000"/>
              </w:rPr>
            </w:pPr>
            <w:r>
              <w:rPr>
                <w:rFonts w:ascii="Open Sans" w:hAnsi="Open Sans" w:cs="Open Sans"/>
                <w:noProof/>
                <w:color w:val="000000"/>
                <w:lang w:val="en-SG" w:eastAsia="zh-CN"/>
              </w:rPr>
              <mc:AlternateContent>
                <mc:Choice Requires="wps">
                  <w:drawing>
                    <wp:anchor distT="0" distB="0" distL="114300" distR="114300" simplePos="0" relativeHeight="251712512" behindDoc="0" locked="0" layoutInCell="1" allowOverlap="1" wp14:anchorId="1157E991" wp14:editId="74A82522">
                      <wp:simplePos x="0" y="0"/>
                      <wp:positionH relativeFrom="column">
                        <wp:posOffset>-635</wp:posOffset>
                      </wp:positionH>
                      <wp:positionV relativeFrom="paragraph">
                        <wp:posOffset>1905</wp:posOffset>
                      </wp:positionV>
                      <wp:extent cx="5565600" cy="228600"/>
                      <wp:effectExtent l="0" t="0" r="16510" b="19050"/>
                      <wp:wrapNone/>
                      <wp:docPr id="27" name="Rounded Rectangle 27"/>
                      <wp:cNvGraphicFramePr/>
                      <a:graphic xmlns:a="http://schemas.openxmlformats.org/drawingml/2006/main">
                        <a:graphicData uri="http://schemas.microsoft.com/office/word/2010/wordprocessingShape">
                          <wps:wsp>
                            <wps:cNvSpPr/>
                            <wps:spPr>
                              <a:xfrm>
                                <a:off x="0" y="0"/>
                                <a:ext cx="5565600" cy="228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3D39B2" w14:textId="77777777" w:rsidR="008C61FF" w:rsidRPr="008C61FF" w:rsidRDefault="008C61FF" w:rsidP="008C61FF">
                                  <w:pPr>
                                    <w:jc w:val="center"/>
                                    <w:rPr>
                                      <w:rFonts w:ascii="Open Sans" w:hAnsi="Open Sans" w:cs="Open Sans"/>
                                      <w:b/>
                                      <w:sz w:val="22"/>
                                      <w:lang w:val="en-US"/>
                                    </w:rPr>
                                  </w:pPr>
                                  <w:r w:rsidRPr="008C61FF">
                                    <w:rPr>
                                      <w:rFonts w:ascii="Open Sans" w:hAnsi="Open Sans" w:cs="Open Sans"/>
                                      <w:b/>
                                      <w:sz w:val="22"/>
                                      <w:lang w:val="en-US"/>
                                    </w:rPr>
                                    <w:t>Show explanation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2="http://schemas.microsoft.com/office/drawing/2015/10/21/chartex" xmlns:cx1="http://schemas.microsoft.com/office/drawing/2015/9/8/chartex" xmlns:cx="http://schemas.microsoft.com/office/drawing/2014/chartex">
                  <w:pict>
                    <v:roundrect w14:anchorId="1157E991" id="Rounded Rectangle 27" o:spid="_x0000_s1042" style="position:absolute;left:0;text-align:left;margin-left:-.05pt;margin-top:.15pt;width:438.25pt;height:18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" fillcolor="#5b9bd5 [3204]" strokecolor="#1f4d78 [1604]" strokeweight="1pt">
                      <v:stroke joinstyle="miter"/>
                      <v:textbox inset="0,0,0,0">
                        <w:txbxContent>
                          <w:p w14:paraId="653D39B2" w14:textId="77777777" w:rsidR="008C61FF" w:rsidRPr="008C61FF" w:rsidRDefault="008C61FF" w:rsidP="008C61FF">
                            <w:pPr>
                              <w:jc w:val="center"/>
                              <w:rPr>
                                <w:rFonts w:ascii="Open Sans" w:hAnsi="Open Sans" w:cs="Open Sans"/>
                                <w:b/>
                                <w:sz w:val="22"/>
                                <w:lang w:val="en-US"/>
                              </w:rPr>
                            </w:pPr>
                            <w:r w:rsidRPr="008C61FF">
                              <w:rPr>
                                <w:rFonts w:ascii="Open Sans" w:hAnsi="Open Sans" w:cs="Open Sans"/>
                                <w:b/>
                                <w:sz w:val="22"/>
                                <w:lang w:val="en-US"/>
                              </w:rPr>
                              <w:t>Show explanation</w:t>
                            </w:r>
                          </w:p>
                        </w:txbxContent>
                      </v:textbox>
                    </v:roundrect>
                  </w:pict>
                </mc:Fallback>
              </mc:AlternateContent>
            </w:r>
          </w:p>
          <w:p w14:paraId="6359DB28" w14:textId="77777777" w:rsidR="00211010" w:rsidRDefault="00211010" w:rsidP="009B2B82">
            <w:pPr>
              <w:pStyle w:val="NormalWeb"/>
              <w:spacing w:before="120" w:beforeAutospacing="0" w:after="120" w:afterAutospacing="0"/>
              <w:contextualSpacing/>
              <w:rPr>
                <w:rFonts w:ascii="Open Sans" w:hAnsi="Open Sans" w:cs="Open Sans"/>
                <w:b/>
                <w:color w:val="000000"/>
              </w:rPr>
            </w:pPr>
          </w:p>
          <w:tbl>
            <w:tblPr>
              <w:tblStyle w:val="TableGrid"/>
              <w:tblW w:w="0" w:type="auto"/>
              <w:tblLook w:val="04A0" w:firstRow="1" w:lastRow="0" w:firstColumn="1" w:lastColumn="0" w:noHBand="0" w:noVBand="1"/>
            </w:tblPr>
            <w:tblGrid>
              <w:gridCol w:w="8760"/>
            </w:tblGrid>
            <w:tr w:rsidR="00211010" w:rsidRPr="00C81C82" w14:paraId="28D91B9A" w14:textId="77777777" w:rsidTr="007A2B9F">
              <w:tc>
                <w:tcPr>
                  <w:tcW w:w="8760" w:type="dxa"/>
                  <w:shd w:val="clear" w:color="auto" w:fill="DEEAF6" w:themeFill="accent1" w:themeFillTint="33"/>
                </w:tcPr>
                <w:p w14:paraId="7A847614" w14:textId="77777777" w:rsidR="00211010" w:rsidRDefault="00211010" w:rsidP="009B2B82">
                  <w:pPr>
                    <w:pStyle w:val="NormalWeb"/>
                    <w:spacing w:before="120" w:beforeAutospacing="0" w:after="120" w:afterAutospacing="0"/>
                    <w:contextualSpacing/>
                    <w:rPr>
                      <w:rFonts w:ascii="Open Sans" w:hAnsi="Open Sans" w:cs="Open Sans"/>
                      <w:b/>
                      <w:color w:val="000000"/>
                      <w:lang w:val="en-SG"/>
                    </w:rPr>
                  </w:pPr>
                  <w:commentRangeStart w:id="13"/>
                  <w:r w:rsidRPr="00C81C82">
                    <w:rPr>
                      <w:rFonts w:ascii="Open Sans" w:hAnsi="Open Sans" w:cs="Open Sans"/>
                      <w:b/>
                      <w:color w:val="000000"/>
                      <w:lang w:val="en-SG"/>
                    </w:rPr>
                    <w:t xml:space="preserve">No, we do not need to. </w:t>
                  </w:r>
                  <w:r w:rsidRPr="00C81C82">
                    <w:rPr>
                      <w:rFonts w:ascii="Open Sans" w:hAnsi="Open Sans" w:cs="Open Sans"/>
                      <w:color w:val="000000"/>
                      <w:lang w:val="en-SG"/>
                    </w:rPr>
                    <w:t>In certain industries, you do have access to a reference data warehouse model to jump start the process.</w:t>
                  </w:r>
                  <w:r w:rsidRPr="00C81C82">
                    <w:rPr>
                      <w:rFonts w:ascii="Open Sans" w:hAnsi="Open Sans" w:cs="Open Sans"/>
                      <w:b/>
                      <w:color w:val="000000"/>
                      <w:lang w:val="en-SG"/>
                    </w:rPr>
                    <w:t xml:space="preserve">  </w:t>
                  </w:r>
                </w:p>
                <w:p w14:paraId="46B2C6D7" w14:textId="77777777" w:rsidR="00211010" w:rsidRPr="00C81C82" w:rsidRDefault="00211010" w:rsidP="009B2B82">
                  <w:pPr>
                    <w:pStyle w:val="NormalWeb"/>
                    <w:spacing w:before="120" w:beforeAutospacing="0" w:after="120" w:afterAutospacing="0"/>
                    <w:contextualSpacing/>
                    <w:rPr>
                      <w:rFonts w:ascii="Open Sans" w:hAnsi="Open Sans" w:cs="Open Sans"/>
                      <w:color w:val="000000"/>
                      <w:lang w:val="en-SG"/>
                    </w:rPr>
                  </w:pPr>
                </w:p>
                <w:p w14:paraId="5382FD65" w14:textId="77777777" w:rsidR="00211010" w:rsidRPr="00C81C82" w:rsidRDefault="00211010" w:rsidP="009B2B82">
                  <w:pPr>
                    <w:pStyle w:val="NormalWeb"/>
                    <w:spacing w:before="120" w:beforeAutospacing="0" w:after="120" w:afterAutospacing="0"/>
                    <w:contextualSpacing/>
                    <w:rPr>
                      <w:rFonts w:ascii="Open Sans" w:hAnsi="Open Sans" w:cs="Open Sans"/>
                      <w:b/>
                      <w:color w:val="000000"/>
                      <w:lang w:val="en-SG"/>
                    </w:rPr>
                  </w:pPr>
                  <w:r w:rsidRPr="00C81C82">
                    <w:rPr>
                      <w:rFonts w:ascii="Open Sans" w:hAnsi="Open Sans" w:cs="Open Sans"/>
                      <w:b/>
                      <w:color w:val="000000"/>
                      <w:lang w:val="en-US"/>
                    </w:rPr>
                    <w:t>Why do we need to look for an industry model?</w:t>
                  </w:r>
                </w:p>
                <w:p w14:paraId="633FFCFB" w14:textId="77777777" w:rsidR="00211010" w:rsidRPr="00D40DD1" w:rsidRDefault="00211010" w:rsidP="009B2B82">
                  <w:pPr>
                    <w:pStyle w:val="NormalWeb"/>
                    <w:spacing w:before="120" w:beforeAutospacing="0" w:after="120" w:afterAutospacing="0"/>
                    <w:contextualSpacing/>
                    <w:rPr>
                      <w:rFonts w:ascii="Open Sans" w:hAnsi="Open Sans" w:cs="Open Sans"/>
                      <w:color w:val="000000"/>
                      <w:lang w:val="en-SG"/>
                    </w:rPr>
                  </w:pPr>
                  <w:r w:rsidRPr="00C81C82">
                    <w:rPr>
                      <w:rFonts w:ascii="Open Sans" w:hAnsi="Open Sans" w:cs="Open Sans"/>
                      <w:i/>
                      <w:iCs/>
                      <w:color w:val="000000"/>
                      <w:lang w:val="en-SG"/>
                    </w:rPr>
                    <w:t>We look for an industry model to leverage on the industry’s best practices and benchmarks, and so one does not have to reinvent the wheel every time. With benchmarks, we can also compare our KPIs &amp; Metrics with that of competitors.</w:t>
                  </w:r>
                  <w:commentRangeEnd w:id="13"/>
                  <w:r w:rsidR="00756809">
                    <w:rPr>
                      <w:rStyle w:val="CommentReference"/>
                      <w:rFonts w:cs="Times New Roman"/>
                    </w:rPr>
                    <w:commentReference w:id="13"/>
                  </w:r>
                </w:p>
              </w:tc>
            </w:tr>
          </w:tbl>
          <w:p w14:paraId="2C04A46F" w14:textId="77777777" w:rsidR="00211010" w:rsidRDefault="00211010" w:rsidP="009B2B82">
            <w:pPr>
              <w:pStyle w:val="NormalWeb"/>
              <w:spacing w:before="120" w:beforeAutospacing="0" w:after="120" w:afterAutospacing="0"/>
              <w:contextualSpacing/>
              <w:rPr>
                <w:rFonts w:ascii="Open Sans" w:hAnsi="Open Sans" w:cs="Open Sans"/>
                <w:b/>
                <w:color w:val="000000"/>
              </w:rPr>
            </w:pPr>
          </w:p>
          <w:p w14:paraId="492506B9" w14:textId="77777777" w:rsidR="00211010" w:rsidRPr="00B31F8B" w:rsidRDefault="00211010" w:rsidP="009B2B82">
            <w:pPr>
              <w:pStyle w:val="NormalWeb"/>
              <w:spacing w:before="120" w:beforeAutospacing="0" w:after="120" w:afterAutospacing="0"/>
              <w:contextualSpacing/>
              <w:rPr>
                <w:rFonts w:ascii="Open Sans" w:hAnsi="Open Sans" w:cs="Open Sans"/>
                <w:b/>
                <w:color w:val="000000"/>
              </w:rPr>
            </w:pPr>
          </w:p>
        </w:tc>
      </w:tr>
      <w:tr w:rsidR="00790F80" w:rsidRPr="00096806" w14:paraId="730D15EC" w14:textId="77777777" w:rsidTr="00C81C82">
        <w:trPr>
          <w:trHeight w:val="6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B8B21A1" w14:textId="77777777" w:rsidR="006A05A6" w:rsidRPr="00C3111C" w:rsidRDefault="00211010" w:rsidP="009B2B82">
            <w:pPr>
              <w:pStyle w:val="NormalWeb"/>
              <w:spacing w:before="120" w:beforeAutospacing="0" w:after="120" w:afterAutospacing="0"/>
              <w:contextualSpacing/>
              <w:rPr>
                <w:rFonts w:ascii="Open Sans" w:hAnsi="Open Sans" w:cs="Open Sans"/>
                <w:b/>
                <w:color w:val="000000"/>
                <w:sz w:val="22"/>
              </w:rPr>
            </w:pPr>
            <w:r w:rsidRPr="00C3111C">
              <w:rPr>
                <w:rFonts w:ascii="Open Sans" w:hAnsi="Open Sans" w:cs="Open Sans"/>
                <w:b/>
                <w:color w:val="000000"/>
                <w:sz w:val="22"/>
              </w:rPr>
              <w:t>4.2</w:t>
            </w:r>
            <w:r w:rsidR="006A05A6" w:rsidRPr="00C3111C">
              <w:rPr>
                <w:rFonts w:ascii="Open Sans" w:hAnsi="Open Sans" w:cs="Open Sans"/>
                <w:b/>
                <w:color w:val="000000"/>
                <w:sz w:val="22"/>
              </w:rPr>
              <w:t xml:space="preserve"> The ARTS Data Warehouse Model</w:t>
            </w:r>
          </w:p>
          <w:p w14:paraId="6395E2DF" w14:textId="77777777" w:rsidR="00211010" w:rsidRDefault="00211010" w:rsidP="009B2B82">
            <w:pPr>
              <w:pStyle w:val="NormalWeb"/>
              <w:spacing w:before="120" w:beforeAutospacing="0" w:after="120" w:afterAutospacing="0"/>
              <w:contextualSpacing/>
              <w:rPr>
                <w:rFonts w:ascii="Open Sans" w:hAnsi="Open Sans" w:cs="Open Sans"/>
                <w:b/>
                <w:color w:val="000000"/>
              </w:rPr>
            </w:pPr>
          </w:p>
          <w:p w14:paraId="082D667F" w14:textId="77777777" w:rsidR="006A05A6" w:rsidRPr="00360F7C" w:rsidRDefault="006A05A6" w:rsidP="009B2B82">
            <w:pPr>
              <w:pStyle w:val="NormalWeb"/>
              <w:spacing w:before="120" w:beforeAutospacing="0" w:after="120" w:afterAutospacing="0"/>
              <w:contextualSpacing/>
              <w:rPr>
                <w:rFonts w:ascii="Open Sans" w:hAnsi="Open Sans" w:cs="Open Sans"/>
                <w:b/>
                <w:color w:val="000000"/>
                <w:sz w:val="22"/>
                <w:lang w:val="en-SG"/>
              </w:rPr>
            </w:pPr>
            <w:r w:rsidRPr="00360F7C">
              <w:rPr>
                <w:rFonts w:ascii="Open Sans" w:hAnsi="Open Sans" w:cs="Open Sans"/>
                <w:b/>
                <w:color w:val="000000"/>
                <w:sz w:val="22"/>
                <w:lang w:val="en-SG"/>
              </w:rPr>
              <w:t xml:space="preserve">What is an example of an industry model for retail? </w:t>
            </w:r>
          </w:p>
          <w:p w14:paraId="50C1D5AD" w14:textId="77777777" w:rsidR="006A05A6" w:rsidRPr="00C81C82" w:rsidRDefault="006A05A6" w:rsidP="009B2B82">
            <w:pPr>
              <w:pStyle w:val="NormalWeb"/>
              <w:spacing w:before="120" w:beforeAutospacing="0" w:after="120" w:afterAutospacing="0"/>
              <w:contextualSpacing/>
              <w:rPr>
                <w:rFonts w:ascii="Open Sans" w:hAnsi="Open Sans" w:cs="Open Sans"/>
                <w:color w:val="000000"/>
                <w:lang w:val="en-SG"/>
              </w:rPr>
            </w:pPr>
            <w:r w:rsidRPr="00C81C82">
              <w:rPr>
                <w:rFonts w:ascii="Open Sans" w:hAnsi="Open Sans" w:cs="Open Sans"/>
                <w:color w:val="000000"/>
                <w:lang w:val="en-SG"/>
              </w:rPr>
              <w:t xml:space="preserve">The ARTS data warehouse is a reference model that retailers and their vendors can use to create their own data warehouses. </w:t>
            </w:r>
          </w:p>
          <w:p w14:paraId="372F28E3" w14:textId="77777777" w:rsidR="006A05A6" w:rsidRDefault="006A05A6" w:rsidP="009B2B82">
            <w:pPr>
              <w:pStyle w:val="NormalWeb"/>
              <w:spacing w:before="120" w:beforeAutospacing="0" w:after="120" w:afterAutospacing="0"/>
              <w:contextualSpacing/>
              <w:rPr>
                <w:rFonts w:ascii="Open Sans" w:hAnsi="Open Sans" w:cs="Open Sans"/>
                <w:b/>
                <w:color w:val="000000"/>
                <w:lang w:val="en-SG"/>
              </w:rPr>
            </w:pPr>
          </w:p>
          <w:p w14:paraId="27405A8B" w14:textId="77777777" w:rsidR="00211010" w:rsidRPr="00211010" w:rsidRDefault="00211010" w:rsidP="009B2B82">
            <w:pPr>
              <w:pStyle w:val="NormalWeb"/>
              <w:spacing w:before="120" w:beforeAutospacing="0" w:after="120" w:afterAutospacing="0"/>
              <w:contextualSpacing/>
              <w:rPr>
                <w:rFonts w:ascii="Open Sans" w:hAnsi="Open Sans" w:cs="Open Sans"/>
                <w:color w:val="000000"/>
                <w:lang w:val="en-SG"/>
              </w:rPr>
            </w:pPr>
            <w:r w:rsidRPr="00211010">
              <w:rPr>
                <w:rFonts w:ascii="Open Sans" w:hAnsi="Open Sans" w:cs="Open Sans"/>
                <w:color w:val="000000"/>
                <w:lang w:val="en-SG"/>
              </w:rPr>
              <w:t>Some subject areas include:</w:t>
            </w:r>
          </w:p>
          <w:tbl>
            <w:tblPr>
              <w:tblW w:w="8644" w:type="dxa"/>
              <w:tblCellMar>
                <w:left w:w="0" w:type="dxa"/>
                <w:right w:w="0" w:type="dxa"/>
              </w:tblCellMar>
              <w:tblLook w:val="0400" w:firstRow="0" w:lastRow="0" w:firstColumn="0" w:lastColumn="0" w:noHBand="0" w:noVBand="1"/>
            </w:tblPr>
            <w:tblGrid>
              <w:gridCol w:w="3824"/>
              <w:gridCol w:w="4820"/>
            </w:tblGrid>
            <w:tr w:rsidR="00211010" w:rsidRPr="00211010" w14:paraId="5ED8FB4A" w14:textId="77777777" w:rsidTr="00211010">
              <w:trPr>
                <w:trHeight w:val="201"/>
              </w:trPr>
              <w:tc>
                <w:tcPr>
                  <w:tcW w:w="382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ADE444F" w14:textId="77777777" w:rsidR="00211010" w:rsidRPr="00211010" w:rsidRDefault="00211010" w:rsidP="009B2B82">
                  <w:pPr>
                    <w:pStyle w:val="NormalWeb"/>
                    <w:spacing w:before="120" w:beforeAutospacing="0" w:after="120" w:afterAutospacing="0"/>
                    <w:contextualSpacing/>
                    <w:rPr>
                      <w:rFonts w:ascii="Open Sans" w:hAnsi="Open Sans" w:cs="Open Sans"/>
                      <w:b/>
                      <w:color w:val="000000"/>
                      <w:lang w:val="en-SG"/>
                    </w:rPr>
                  </w:pPr>
                  <w:r w:rsidRPr="00211010">
                    <w:rPr>
                      <w:rFonts w:ascii="Open Sans" w:hAnsi="Open Sans" w:cs="Open Sans"/>
                      <w:b/>
                      <w:color w:val="000000"/>
                      <w:lang w:val="en-SG"/>
                    </w:rPr>
                    <w:t>Merchandise flow management</w:t>
                  </w:r>
                </w:p>
              </w:tc>
              <w:tc>
                <w:tcPr>
                  <w:tcW w:w="48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BEF8548" w14:textId="77777777" w:rsidR="00211010" w:rsidRPr="00211010" w:rsidRDefault="00211010" w:rsidP="009B2B82">
                  <w:pPr>
                    <w:pStyle w:val="NormalWeb"/>
                    <w:spacing w:before="120" w:beforeAutospacing="0" w:after="120" w:afterAutospacing="0"/>
                    <w:contextualSpacing/>
                    <w:rPr>
                      <w:rFonts w:ascii="Open Sans" w:hAnsi="Open Sans" w:cs="Open Sans"/>
                      <w:b/>
                      <w:color w:val="000000"/>
                      <w:lang w:val="en-SG"/>
                    </w:rPr>
                  </w:pPr>
                  <w:r w:rsidRPr="00211010">
                    <w:rPr>
                      <w:rFonts w:ascii="Open Sans" w:hAnsi="Open Sans" w:cs="Open Sans"/>
                      <w:b/>
                      <w:color w:val="000000"/>
                      <w:lang w:val="en-SG"/>
                    </w:rPr>
                    <w:t>Store administration/operations</w:t>
                  </w:r>
                </w:p>
              </w:tc>
            </w:tr>
            <w:tr w:rsidR="00211010" w:rsidRPr="00211010" w14:paraId="154EF782" w14:textId="77777777" w:rsidTr="00211010">
              <w:trPr>
                <w:trHeight w:val="51"/>
              </w:trPr>
              <w:tc>
                <w:tcPr>
                  <w:tcW w:w="382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452D2185" w14:textId="77777777" w:rsidR="00211010" w:rsidRPr="00211010" w:rsidRDefault="00211010" w:rsidP="009B2B82">
                  <w:pPr>
                    <w:pStyle w:val="NormalWeb"/>
                    <w:spacing w:before="120" w:beforeAutospacing="0" w:after="120" w:afterAutospacing="0"/>
                    <w:contextualSpacing/>
                    <w:rPr>
                      <w:rFonts w:ascii="Open Sans" w:hAnsi="Open Sans" w:cs="Open Sans"/>
                      <w:b/>
                      <w:color w:val="000000"/>
                      <w:lang w:val="en-SG"/>
                    </w:rPr>
                  </w:pPr>
                  <w:r w:rsidRPr="00211010">
                    <w:rPr>
                      <w:rFonts w:ascii="Open Sans" w:hAnsi="Open Sans" w:cs="Open Sans"/>
                      <w:b/>
                      <w:color w:val="000000"/>
                      <w:lang w:val="en-SG"/>
                    </w:rPr>
                    <w:lastRenderedPageBreak/>
                    <w:t>Inventory management</w:t>
                  </w:r>
                </w:p>
              </w:tc>
              <w:tc>
                <w:tcPr>
                  <w:tcW w:w="48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F6BCAC6" w14:textId="77777777" w:rsidR="00211010" w:rsidRPr="00211010" w:rsidRDefault="00211010" w:rsidP="009B2B82">
                  <w:pPr>
                    <w:pStyle w:val="NormalWeb"/>
                    <w:spacing w:before="120" w:beforeAutospacing="0" w:after="120" w:afterAutospacing="0"/>
                    <w:contextualSpacing/>
                    <w:rPr>
                      <w:rFonts w:ascii="Open Sans" w:hAnsi="Open Sans" w:cs="Open Sans"/>
                      <w:b/>
                      <w:color w:val="000000"/>
                      <w:lang w:val="en-SG"/>
                    </w:rPr>
                  </w:pPr>
                  <w:r w:rsidRPr="00211010">
                    <w:rPr>
                      <w:rFonts w:ascii="Open Sans" w:hAnsi="Open Sans" w:cs="Open Sans"/>
                      <w:b/>
                      <w:color w:val="000000"/>
                      <w:lang w:val="en-SG"/>
                    </w:rPr>
                    <w:t>Customer relationship management</w:t>
                  </w:r>
                </w:p>
              </w:tc>
            </w:tr>
            <w:tr w:rsidR="00211010" w:rsidRPr="00211010" w14:paraId="4C08DEEB" w14:textId="77777777" w:rsidTr="00211010">
              <w:trPr>
                <w:trHeight w:val="185"/>
              </w:trPr>
              <w:tc>
                <w:tcPr>
                  <w:tcW w:w="382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179E728" w14:textId="77777777" w:rsidR="00211010" w:rsidRPr="00211010" w:rsidRDefault="00211010" w:rsidP="009B2B82">
                  <w:pPr>
                    <w:pStyle w:val="NormalWeb"/>
                    <w:spacing w:before="120" w:beforeAutospacing="0" w:after="120" w:afterAutospacing="0"/>
                    <w:contextualSpacing/>
                    <w:rPr>
                      <w:rFonts w:ascii="Open Sans" w:hAnsi="Open Sans" w:cs="Open Sans"/>
                      <w:b/>
                      <w:color w:val="000000"/>
                      <w:lang w:val="en-SG"/>
                    </w:rPr>
                  </w:pPr>
                  <w:r w:rsidRPr="00211010">
                    <w:rPr>
                      <w:rFonts w:ascii="Open Sans" w:hAnsi="Open Sans" w:cs="Open Sans"/>
                      <w:b/>
                      <w:color w:val="000000"/>
                      <w:lang w:val="en-SG"/>
                    </w:rPr>
                    <w:t>Item and price maintenance</w:t>
                  </w:r>
                </w:p>
              </w:tc>
              <w:tc>
                <w:tcPr>
                  <w:tcW w:w="48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CA5B477" w14:textId="77777777" w:rsidR="00211010" w:rsidRPr="00211010" w:rsidRDefault="00211010" w:rsidP="009B2B82">
                  <w:pPr>
                    <w:pStyle w:val="NormalWeb"/>
                    <w:spacing w:before="120" w:beforeAutospacing="0" w:after="120" w:afterAutospacing="0"/>
                    <w:contextualSpacing/>
                    <w:rPr>
                      <w:rFonts w:ascii="Open Sans" w:hAnsi="Open Sans" w:cs="Open Sans"/>
                      <w:b/>
                      <w:color w:val="000000"/>
                      <w:lang w:val="en-SG"/>
                    </w:rPr>
                  </w:pPr>
                  <w:r w:rsidRPr="00211010">
                    <w:rPr>
                      <w:rFonts w:ascii="Open Sans" w:hAnsi="Open Sans" w:cs="Open Sans"/>
                      <w:b/>
                      <w:color w:val="000000"/>
                      <w:lang w:val="en-SG"/>
                    </w:rPr>
                    <w:t>Sales and productivity reporting</w:t>
                  </w:r>
                </w:p>
              </w:tc>
            </w:tr>
            <w:tr w:rsidR="00211010" w:rsidRPr="00211010" w14:paraId="019C9DD5" w14:textId="77777777" w:rsidTr="00211010">
              <w:trPr>
                <w:trHeight w:val="178"/>
              </w:trPr>
              <w:tc>
                <w:tcPr>
                  <w:tcW w:w="382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B5CC53A" w14:textId="77777777" w:rsidR="00211010" w:rsidRPr="00211010" w:rsidRDefault="00211010" w:rsidP="009B2B82">
                  <w:pPr>
                    <w:pStyle w:val="NormalWeb"/>
                    <w:spacing w:before="120" w:beforeAutospacing="0" w:after="120" w:afterAutospacing="0"/>
                    <w:contextualSpacing/>
                    <w:rPr>
                      <w:rFonts w:ascii="Open Sans" w:hAnsi="Open Sans" w:cs="Open Sans"/>
                      <w:b/>
                      <w:color w:val="000000"/>
                      <w:lang w:val="en-SG"/>
                    </w:rPr>
                  </w:pPr>
                  <w:r w:rsidRPr="00211010">
                    <w:rPr>
                      <w:rFonts w:ascii="Open Sans" w:hAnsi="Open Sans" w:cs="Open Sans"/>
                      <w:b/>
                      <w:color w:val="000000"/>
                      <w:lang w:val="en-SG"/>
                    </w:rPr>
                    <w:t>Point of sale processing</w:t>
                  </w:r>
                </w:p>
              </w:tc>
              <w:tc>
                <w:tcPr>
                  <w:tcW w:w="48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106EC1C" w14:textId="77777777" w:rsidR="00211010" w:rsidRPr="00211010" w:rsidRDefault="00211010" w:rsidP="009B2B82">
                  <w:pPr>
                    <w:pStyle w:val="NormalWeb"/>
                    <w:spacing w:before="120" w:beforeAutospacing="0" w:after="120" w:afterAutospacing="0"/>
                    <w:contextualSpacing/>
                    <w:rPr>
                      <w:rFonts w:ascii="Open Sans" w:hAnsi="Open Sans" w:cs="Open Sans"/>
                      <w:b/>
                      <w:color w:val="000000"/>
                      <w:lang w:val="en-SG"/>
                    </w:rPr>
                  </w:pPr>
                  <w:r w:rsidRPr="00211010">
                    <w:rPr>
                      <w:rFonts w:ascii="Open Sans" w:hAnsi="Open Sans" w:cs="Open Sans"/>
                      <w:b/>
                      <w:color w:val="000000"/>
                      <w:lang w:val="en-SG"/>
                    </w:rPr>
                    <w:t>Ordering</w:t>
                  </w:r>
                </w:p>
              </w:tc>
            </w:tr>
            <w:tr w:rsidR="00211010" w:rsidRPr="00211010" w14:paraId="19DD3EC3" w14:textId="77777777" w:rsidTr="00211010">
              <w:trPr>
                <w:trHeight w:val="18"/>
              </w:trPr>
              <w:tc>
                <w:tcPr>
                  <w:tcW w:w="382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05F9592" w14:textId="77777777" w:rsidR="00211010" w:rsidRPr="00211010" w:rsidRDefault="00211010" w:rsidP="009B2B82">
                  <w:pPr>
                    <w:pStyle w:val="NormalWeb"/>
                    <w:spacing w:before="120" w:beforeAutospacing="0" w:after="120" w:afterAutospacing="0"/>
                    <w:contextualSpacing/>
                    <w:rPr>
                      <w:rFonts w:ascii="Open Sans" w:hAnsi="Open Sans" w:cs="Open Sans"/>
                      <w:b/>
                      <w:color w:val="000000"/>
                      <w:lang w:val="en-SG"/>
                    </w:rPr>
                  </w:pPr>
                  <w:r w:rsidRPr="00211010">
                    <w:rPr>
                      <w:rFonts w:ascii="Open Sans" w:hAnsi="Open Sans" w:cs="Open Sans"/>
                      <w:b/>
                      <w:color w:val="000000"/>
                      <w:lang w:val="en-SG"/>
                    </w:rPr>
                    <w:t>Tender control</w:t>
                  </w:r>
                </w:p>
              </w:tc>
              <w:tc>
                <w:tcPr>
                  <w:tcW w:w="48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DF9F94A" w14:textId="77777777" w:rsidR="00211010" w:rsidRPr="00211010" w:rsidRDefault="00211010" w:rsidP="009B2B82">
                  <w:pPr>
                    <w:pStyle w:val="NormalWeb"/>
                    <w:spacing w:before="120" w:beforeAutospacing="0" w:after="120" w:afterAutospacing="0"/>
                    <w:contextualSpacing/>
                    <w:rPr>
                      <w:rFonts w:ascii="Open Sans" w:hAnsi="Open Sans" w:cs="Open Sans"/>
                      <w:b/>
                      <w:color w:val="000000"/>
                      <w:lang w:val="en-SG"/>
                    </w:rPr>
                  </w:pPr>
                  <w:r w:rsidRPr="00211010">
                    <w:rPr>
                      <w:rFonts w:ascii="Open Sans" w:hAnsi="Open Sans" w:cs="Open Sans"/>
                      <w:b/>
                      <w:color w:val="000000"/>
                      <w:lang w:val="en-SG"/>
                    </w:rPr>
                    <w:t>Workforce Management</w:t>
                  </w:r>
                </w:p>
              </w:tc>
            </w:tr>
          </w:tbl>
          <w:p w14:paraId="57BD7F21" w14:textId="77777777" w:rsidR="00211010" w:rsidRPr="00211010" w:rsidRDefault="00211010" w:rsidP="009B2B82">
            <w:pPr>
              <w:pStyle w:val="NormalWeb"/>
              <w:spacing w:before="120" w:beforeAutospacing="0" w:after="120" w:afterAutospacing="0"/>
              <w:contextualSpacing/>
              <w:rPr>
                <w:rFonts w:ascii="Open Sans" w:hAnsi="Open Sans" w:cs="Open Sans"/>
                <w:color w:val="808080" w:themeColor="background1" w:themeShade="80"/>
                <w:lang w:val="en-SG"/>
              </w:rPr>
            </w:pPr>
            <w:r w:rsidRPr="00211010">
              <w:rPr>
                <w:rFonts w:ascii="Open Sans" w:hAnsi="Open Sans" w:cs="Open Sans"/>
                <w:i/>
                <w:iCs/>
                <w:color w:val="808080" w:themeColor="background1" w:themeShade="80"/>
                <w:lang w:val="en-SG"/>
              </w:rPr>
              <w:t>SOURCE: National Retail Federation, IT Standards Division: ARTS</w:t>
            </w:r>
          </w:p>
          <w:p w14:paraId="1BC2E8FC" w14:textId="77777777" w:rsidR="00211010" w:rsidRPr="00D40DD1" w:rsidRDefault="00211010" w:rsidP="009B2B82">
            <w:pPr>
              <w:pStyle w:val="NormalWeb"/>
              <w:spacing w:before="120" w:beforeAutospacing="0" w:after="120" w:afterAutospacing="0"/>
              <w:contextualSpacing/>
              <w:rPr>
                <w:rFonts w:ascii="Open Sans" w:hAnsi="Open Sans" w:cs="Open Sans"/>
                <w:b/>
                <w:color w:val="000000"/>
                <w:lang w:val="en-SG"/>
              </w:rPr>
            </w:pPr>
          </w:p>
          <w:p w14:paraId="1F70D6C7" w14:textId="603230E9" w:rsidR="006A05A6" w:rsidRPr="00D40DD1" w:rsidRDefault="006A05A6" w:rsidP="00BB1A0F">
            <w:pPr>
              <w:pStyle w:val="NormalWeb"/>
              <w:spacing w:before="120" w:beforeAutospacing="0" w:after="120" w:afterAutospacing="0"/>
              <w:contextualSpacing/>
              <w:jc w:val="left"/>
              <w:rPr>
                <w:rFonts w:ascii="Open Sans" w:hAnsi="Open Sans" w:cs="Open Sans"/>
                <w:b/>
                <w:color w:val="000000"/>
              </w:rPr>
            </w:pPr>
            <w:r w:rsidRPr="00D40DD1">
              <w:rPr>
                <w:rFonts w:ascii="Open Sans" w:hAnsi="Open Sans" w:cs="Open Sans"/>
                <w:color w:val="000000"/>
              </w:rPr>
              <w:t xml:space="preserve">Read more about </w:t>
            </w:r>
            <w:hyperlink r:id="rId18" w:history="1">
              <w:r w:rsidRPr="00D40DD1">
                <w:rPr>
                  <w:rStyle w:val="Hyperlink"/>
                  <w:rFonts w:ascii="Open Sans" w:hAnsi="Open Sans" w:cs="Open Sans"/>
                </w:rPr>
                <w:t>the ARTS data warehouse model here</w:t>
              </w:r>
            </w:hyperlink>
            <w:r>
              <w:rPr>
                <w:rFonts w:ascii="Open Sans" w:hAnsi="Open Sans" w:cs="Open Sans"/>
                <w:color w:val="000000"/>
              </w:rPr>
              <w:t>.</w:t>
            </w:r>
            <w:r w:rsidR="00BB1A0F">
              <w:rPr>
                <w:rFonts w:ascii="Open Sans" w:hAnsi="Open Sans" w:cs="Open Sans"/>
                <w:color w:val="000000"/>
              </w:rPr>
              <w:t xml:space="preserve"> </w:t>
            </w:r>
            <w:r w:rsidR="00BB1A0F" w:rsidRPr="00BB1A0F">
              <w:rPr>
                <w:rFonts w:ascii="Open Sans" w:hAnsi="Open Sans" w:cs="Open Sans"/>
                <w:color w:val="000000"/>
              </w:rPr>
              <w:t xml:space="preserve">Watch a video on ARTS </w:t>
            </w:r>
            <w:r w:rsidR="00BB1A0F">
              <w:rPr>
                <w:rFonts w:ascii="Open Sans" w:hAnsi="Open Sans" w:cs="Open Sans"/>
                <w:color w:val="000000"/>
              </w:rPr>
              <w:t xml:space="preserve">here: </w:t>
            </w:r>
            <w:hyperlink r:id="rId19" w:history="1">
              <w:r w:rsidR="005A0383" w:rsidRPr="00BA7F38">
                <w:rPr>
                  <w:rStyle w:val="Hyperlink"/>
                  <w:rFonts w:ascii="Open Sans" w:hAnsi="Open Sans" w:cs="Open Sans"/>
                </w:rPr>
                <w:t>https://youtu.be/G_dF_8vF1Hs</w:t>
              </w:r>
            </w:hyperlink>
            <w:r w:rsidR="005A0383">
              <w:rPr>
                <w:rFonts w:ascii="Open Sans" w:hAnsi="Open Sans" w:cs="Open Sans"/>
                <w:color w:val="000000"/>
              </w:rPr>
              <w:t xml:space="preserve"> </w:t>
            </w:r>
          </w:p>
          <w:p w14:paraId="46EC51DB" w14:textId="77777777" w:rsidR="00790F80" w:rsidRPr="00B31F8B" w:rsidRDefault="00790F80" w:rsidP="009B2B82">
            <w:pPr>
              <w:pStyle w:val="NormalWeb"/>
              <w:spacing w:before="120" w:beforeAutospacing="0" w:after="120" w:afterAutospacing="0"/>
              <w:contextualSpacing/>
              <w:rPr>
                <w:rFonts w:ascii="Open Sans" w:hAnsi="Open Sans" w:cs="Open Sans"/>
                <w:b/>
                <w:color w:val="000000"/>
              </w:rPr>
            </w:pPr>
          </w:p>
        </w:tc>
      </w:tr>
    </w:tbl>
    <w:p w14:paraId="580EF6FE" w14:textId="77777777" w:rsidR="007A7BDB" w:rsidRDefault="007A7BDB">
      <w:pPr>
        <w:rPr>
          <w:rFonts w:ascii="Open Sans" w:hAnsi="Open Sans" w:cs="Open Sans"/>
        </w:rPr>
      </w:pPr>
    </w:p>
    <w:p w14:paraId="51265CA4" w14:textId="77777777" w:rsidR="00E8215F" w:rsidRDefault="00E8215F">
      <w:pPr>
        <w:rPr>
          <w:rFonts w:ascii="Open Sans" w:hAnsi="Open Sans" w:cs="Open San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010"/>
      </w:tblGrid>
      <w:tr w:rsidR="00E8215F" w:rsidRPr="00096806" w14:paraId="3620EAB0" w14:textId="77777777" w:rsidTr="00C81C82">
        <w:trPr>
          <w:trHeight w:val="375"/>
          <w:jc w:val="center"/>
        </w:trPr>
        <w:tc>
          <w:tcPr>
            <w:tcW w:w="0" w:type="auto"/>
            <w:tcBorders>
              <w:top w:val="single" w:sz="6" w:space="0" w:color="000000"/>
              <w:left w:val="single" w:sz="6" w:space="0" w:color="000000"/>
              <w:bottom w:val="single" w:sz="6" w:space="0" w:color="000000"/>
              <w:right w:val="single" w:sz="6" w:space="0" w:color="000000"/>
            </w:tcBorders>
            <w:shd w:val="clear" w:color="auto" w:fill="DEEBF6"/>
            <w:tcMar>
              <w:top w:w="0" w:type="dxa"/>
              <w:left w:w="120" w:type="dxa"/>
              <w:bottom w:w="0" w:type="dxa"/>
              <w:right w:w="120" w:type="dxa"/>
            </w:tcMar>
            <w:hideMark/>
          </w:tcPr>
          <w:p w14:paraId="47BCEEC6" w14:textId="77777777" w:rsidR="00E8215F" w:rsidRPr="00096806" w:rsidRDefault="00BE12B5" w:rsidP="009B2B82">
            <w:pPr>
              <w:pStyle w:val="NormalWeb"/>
              <w:spacing w:before="120" w:beforeAutospacing="0" w:after="120" w:afterAutospacing="0"/>
              <w:contextualSpacing/>
              <w:jc w:val="center"/>
              <w:rPr>
                <w:rFonts w:ascii="Open Sans" w:hAnsi="Open Sans" w:cs="Open Sans"/>
              </w:rPr>
            </w:pPr>
            <w:r>
              <w:rPr>
                <w:rFonts w:ascii="Open Sans" w:hAnsi="Open Sans" w:cs="Open Sans"/>
                <w:b/>
                <w:color w:val="000000"/>
              </w:rPr>
              <w:t xml:space="preserve">C. </w:t>
            </w:r>
            <w:r w:rsidR="00E8215F">
              <w:rPr>
                <w:rFonts w:ascii="Open Sans" w:hAnsi="Open Sans" w:cs="Open Sans"/>
                <w:b/>
                <w:color w:val="000000"/>
              </w:rPr>
              <w:t>Courseware Conclusion</w:t>
            </w:r>
          </w:p>
        </w:tc>
      </w:tr>
      <w:tr w:rsidR="00E8215F" w:rsidRPr="00096806" w14:paraId="45F58CBC" w14:textId="77777777" w:rsidTr="00C81C82">
        <w:trPr>
          <w:trHeight w:val="405"/>
          <w:jc w:val="center"/>
        </w:trPr>
        <w:tc>
          <w:tcPr>
            <w:tcW w:w="90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9DF5C7B" w14:textId="3901F16A" w:rsidR="00211010" w:rsidRDefault="00D40DD1" w:rsidP="009B2B82">
            <w:pPr>
              <w:pStyle w:val="NormalWeb"/>
              <w:spacing w:before="120" w:beforeAutospacing="0" w:after="120" w:afterAutospacing="0"/>
              <w:contextualSpacing/>
              <w:rPr>
                <w:rFonts w:ascii="Open Sans" w:hAnsi="Open Sans" w:cs="Open Sans"/>
                <w:color w:val="000000"/>
              </w:rPr>
            </w:pPr>
            <w:r w:rsidRPr="00D40DD1">
              <w:rPr>
                <w:rFonts w:ascii="Open Sans" w:hAnsi="Open Sans" w:cs="Open Sans"/>
                <w:color w:val="000000"/>
              </w:rPr>
              <w:t xml:space="preserve">You have reached the end of this </w:t>
            </w:r>
            <w:r w:rsidR="00281B2E">
              <w:rPr>
                <w:rFonts w:ascii="Open Sans" w:hAnsi="Open Sans" w:cs="Open Sans"/>
                <w:color w:val="000000"/>
              </w:rPr>
              <w:t>courseware</w:t>
            </w:r>
            <w:r w:rsidRPr="00D40DD1">
              <w:rPr>
                <w:rFonts w:ascii="Open Sans" w:hAnsi="Open Sans" w:cs="Open Sans"/>
                <w:color w:val="000000"/>
              </w:rPr>
              <w:t xml:space="preserve">. </w:t>
            </w:r>
          </w:p>
          <w:p w14:paraId="78EBA037" w14:textId="77777777" w:rsidR="00211010" w:rsidRDefault="00211010" w:rsidP="009B2B82">
            <w:pPr>
              <w:pStyle w:val="NormalWeb"/>
              <w:spacing w:before="120" w:beforeAutospacing="0" w:after="120" w:afterAutospacing="0"/>
              <w:contextualSpacing/>
              <w:rPr>
                <w:rFonts w:ascii="Open Sans" w:hAnsi="Open Sans" w:cs="Open Sans"/>
                <w:color w:val="000000"/>
              </w:rPr>
            </w:pPr>
          </w:p>
          <w:tbl>
            <w:tblPr>
              <w:tblStyle w:val="TableGrid"/>
              <w:tblW w:w="0" w:type="auto"/>
              <w:tblLook w:val="04A0" w:firstRow="1" w:lastRow="0" w:firstColumn="1" w:lastColumn="0" w:noHBand="0" w:noVBand="1"/>
            </w:tblPr>
            <w:tblGrid>
              <w:gridCol w:w="8760"/>
            </w:tblGrid>
            <w:tr w:rsidR="00701F40" w14:paraId="4AC98ECF" w14:textId="77777777" w:rsidTr="0068589E">
              <w:tc>
                <w:tcPr>
                  <w:tcW w:w="8760" w:type="dxa"/>
                  <w:shd w:val="clear" w:color="auto" w:fill="FFF2CC" w:themeFill="accent4" w:themeFillTint="33"/>
                </w:tcPr>
                <w:p w14:paraId="026E4D67" w14:textId="77777777" w:rsidR="00701F40" w:rsidRPr="00E924C2" w:rsidRDefault="00701F40" w:rsidP="009B2B82">
                  <w:pPr>
                    <w:pStyle w:val="NormalWeb"/>
                    <w:spacing w:before="120" w:beforeAutospacing="0" w:after="120" w:afterAutospacing="0"/>
                    <w:contextualSpacing/>
                    <w:rPr>
                      <w:rFonts w:ascii="Open Sans" w:hAnsi="Open Sans" w:cs="Open Sans"/>
                      <w:b/>
                      <w:color w:val="000000"/>
                      <w:sz w:val="22"/>
                    </w:rPr>
                  </w:pPr>
                  <w:r w:rsidRPr="00E924C2">
                    <w:rPr>
                      <w:rFonts w:ascii="Open Sans" w:hAnsi="Open Sans" w:cs="Open Sans"/>
                      <w:b/>
                      <w:color w:val="000000"/>
                      <w:sz w:val="22"/>
                    </w:rPr>
                    <w:t>Can You…?</w:t>
                  </w:r>
                </w:p>
                <w:p w14:paraId="5C9C1FCA" w14:textId="77777777" w:rsidR="00701F40" w:rsidRDefault="00701F40" w:rsidP="009B2B82">
                  <w:pPr>
                    <w:pStyle w:val="NormalWeb"/>
                    <w:spacing w:before="120" w:beforeAutospacing="0" w:after="120" w:afterAutospacing="0"/>
                    <w:contextualSpacing/>
                    <w:rPr>
                      <w:rFonts w:ascii="Open Sans" w:hAnsi="Open Sans" w:cs="Open Sans"/>
                      <w:color w:val="000000"/>
                    </w:rPr>
                  </w:pPr>
                </w:p>
                <w:p w14:paraId="6C7C6B23" w14:textId="77777777" w:rsidR="00701F40" w:rsidRDefault="00DD4CC1" w:rsidP="009B2B82">
                  <w:pPr>
                    <w:pStyle w:val="NormalWeb"/>
                    <w:spacing w:before="120" w:beforeAutospacing="0" w:after="120" w:afterAutospacing="0"/>
                    <w:contextualSpacing/>
                    <w:rPr>
                      <w:rFonts w:ascii="Open Sans" w:hAnsi="Open Sans" w:cs="Open Sans"/>
                      <w:color w:val="000000"/>
                    </w:rPr>
                  </w:pPr>
                  <w:sdt>
                    <w:sdtPr>
                      <w:rPr>
                        <w:rFonts w:ascii="Open Sans" w:hAnsi="Open Sans" w:cs="Open Sans"/>
                        <w:color w:val="000000"/>
                      </w:rPr>
                      <w:id w:val="1030144373"/>
                      <w14:checkbox>
                        <w14:checked w14:val="0"/>
                        <w14:checkedState w14:val="2612" w14:font="MS Gothic"/>
                        <w14:uncheckedState w14:val="2610" w14:font="MS Gothic"/>
                      </w14:checkbox>
                    </w:sdtPr>
                    <w:sdtEndPr/>
                    <w:sdtContent>
                      <w:r w:rsidR="00701F40">
                        <w:rPr>
                          <w:rFonts w:ascii="MS Gothic" w:eastAsia="MS Gothic" w:hAnsi="MS Gothic" w:cs="Open Sans" w:hint="eastAsia"/>
                          <w:color w:val="000000"/>
                        </w:rPr>
                        <w:t>☐</w:t>
                      </w:r>
                    </w:sdtContent>
                  </w:sdt>
                  <w:r w:rsidR="00701F40">
                    <w:rPr>
                      <w:rFonts w:ascii="Open Sans" w:hAnsi="Open Sans" w:cs="Open Sans"/>
                      <w:color w:val="000000"/>
                    </w:rPr>
                    <w:t xml:space="preserve"> </w:t>
                  </w:r>
                  <w:r w:rsidR="00701F40" w:rsidRPr="00701F40">
                    <w:rPr>
                      <w:rFonts w:ascii="Open Sans" w:hAnsi="Open Sans" w:cs="Open Sans"/>
                      <w:color w:val="000000"/>
                    </w:rPr>
                    <w:t xml:space="preserve">Describe </w:t>
                  </w:r>
                  <w:r w:rsidR="00701F40">
                    <w:rPr>
                      <w:rFonts w:ascii="Open Sans" w:hAnsi="Open Sans" w:cs="Open Sans"/>
                      <w:color w:val="000000"/>
                    </w:rPr>
                    <w:t>a typical retail ecosystem</w:t>
                  </w:r>
                  <w:r w:rsidR="00701F40" w:rsidRPr="00701F40">
                    <w:rPr>
                      <w:rFonts w:ascii="Open Sans" w:hAnsi="Open Sans" w:cs="Open Sans"/>
                      <w:color w:val="000000"/>
                    </w:rPr>
                    <w:t xml:space="preserve"> an</w:t>
                  </w:r>
                  <w:r w:rsidR="00701F40">
                    <w:rPr>
                      <w:rFonts w:ascii="Open Sans" w:hAnsi="Open Sans" w:cs="Open Sans"/>
                      <w:color w:val="000000"/>
                    </w:rPr>
                    <w:t>d identify its participants</w:t>
                  </w:r>
                </w:p>
                <w:p w14:paraId="7C271DFD" w14:textId="77777777" w:rsidR="00701F40" w:rsidRDefault="00701F40" w:rsidP="009B2B82">
                  <w:pPr>
                    <w:pStyle w:val="NormalWeb"/>
                    <w:spacing w:before="120" w:beforeAutospacing="0" w:after="120" w:afterAutospacing="0"/>
                    <w:contextualSpacing/>
                    <w:rPr>
                      <w:rFonts w:ascii="Open Sans" w:hAnsi="Open Sans" w:cs="Open Sans"/>
                      <w:color w:val="000000"/>
                    </w:rPr>
                  </w:pPr>
                </w:p>
                <w:p w14:paraId="03B671EB" w14:textId="77777777" w:rsidR="00701F40" w:rsidRDefault="00DD4CC1" w:rsidP="009B2B82">
                  <w:pPr>
                    <w:pStyle w:val="NormalWeb"/>
                    <w:spacing w:before="120" w:beforeAutospacing="0" w:after="120" w:afterAutospacing="0"/>
                    <w:contextualSpacing/>
                    <w:rPr>
                      <w:rFonts w:ascii="Open Sans" w:hAnsi="Open Sans" w:cs="Open Sans"/>
                      <w:color w:val="000000"/>
                    </w:rPr>
                  </w:pPr>
                  <w:sdt>
                    <w:sdtPr>
                      <w:rPr>
                        <w:rFonts w:ascii="Open Sans" w:hAnsi="Open Sans" w:cs="Open Sans"/>
                        <w:color w:val="000000"/>
                      </w:rPr>
                      <w:id w:val="1207374264"/>
                      <w14:checkbox>
                        <w14:checked w14:val="0"/>
                        <w14:checkedState w14:val="2612" w14:font="MS Gothic"/>
                        <w14:uncheckedState w14:val="2610" w14:font="MS Gothic"/>
                      </w14:checkbox>
                    </w:sdtPr>
                    <w:sdtEndPr/>
                    <w:sdtContent>
                      <w:r w:rsidR="00701F40">
                        <w:rPr>
                          <w:rFonts w:ascii="MS Gothic" w:eastAsia="MS Gothic" w:hAnsi="MS Gothic" w:cs="Open Sans" w:hint="eastAsia"/>
                          <w:color w:val="000000"/>
                        </w:rPr>
                        <w:t>☐</w:t>
                      </w:r>
                    </w:sdtContent>
                  </w:sdt>
                  <w:r w:rsidR="00701F40">
                    <w:rPr>
                      <w:rFonts w:ascii="Open Sans" w:hAnsi="Open Sans" w:cs="Open Sans"/>
                      <w:color w:val="000000"/>
                    </w:rPr>
                    <w:t xml:space="preserve"> </w:t>
                  </w:r>
                  <w:r w:rsidR="00701F40" w:rsidRPr="00701F40">
                    <w:rPr>
                      <w:rFonts w:ascii="Open Sans" w:hAnsi="Open Sans" w:cs="Open Sans"/>
                      <w:color w:val="000000"/>
                    </w:rPr>
                    <w:t>Explain a typical analytics journey with the</w:t>
                  </w:r>
                  <w:r w:rsidR="00701F40">
                    <w:rPr>
                      <w:rFonts w:ascii="Open Sans" w:hAnsi="Open Sans" w:cs="Open Sans"/>
                      <w:color w:val="000000"/>
                    </w:rPr>
                    <w:t xml:space="preserve"> help of a management dashboard</w:t>
                  </w:r>
                </w:p>
                <w:p w14:paraId="093CF35B" w14:textId="77777777" w:rsidR="00701F40" w:rsidRDefault="00701F40" w:rsidP="009B2B82">
                  <w:pPr>
                    <w:pStyle w:val="NormalWeb"/>
                    <w:spacing w:before="120" w:beforeAutospacing="0" w:after="120" w:afterAutospacing="0"/>
                    <w:contextualSpacing/>
                    <w:rPr>
                      <w:rFonts w:ascii="Open Sans" w:hAnsi="Open Sans" w:cs="Open Sans"/>
                      <w:color w:val="000000"/>
                    </w:rPr>
                  </w:pPr>
                </w:p>
                <w:p w14:paraId="02509944" w14:textId="77777777" w:rsidR="00701F40" w:rsidRDefault="00DD4CC1" w:rsidP="009B2B82">
                  <w:pPr>
                    <w:pStyle w:val="NormalWeb"/>
                    <w:spacing w:before="120" w:beforeAutospacing="0" w:after="120" w:afterAutospacing="0"/>
                    <w:contextualSpacing/>
                    <w:rPr>
                      <w:rFonts w:ascii="Open Sans" w:hAnsi="Open Sans" w:cs="Open Sans"/>
                      <w:color w:val="000000"/>
                    </w:rPr>
                  </w:pPr>
                  <w:sdt>
                    <w:sdtPr>
                      <w:rPr>
                        <w:rFonts w:ascii="Open Sans" w:hAnsi="Open Sans" w:cs="Open Sans"/>
                        <w:color w:val="000000"/>
                      </w:rPr>
                      <w:id w:val="475342406"/>
                      <w14:checkbox>
                        <w14:checked w14:val="0"/>
                        <w14:checkedState w14:val="2612" w14:font="MS Gothic"/>
                        <w14:uncheckedState w14:val="2610" w14:font="MS Gothic"/>
                      </w14:checkbox>
                    </w:sdtPr>
                    <w:sdtEndPr/>
                    <w:sdtContent>
                      <w:r w:rsidR="00701F40">
                        <w:rPr>
                          <w:rFonts w:ascii="MS Gothic" w:eastAsia="MS Gothic" w:hAnsi="MS Gothic" w:cs="Open Sans" w:hint="eastAsia"/>
                          <w:color w:val="000000"/>
                        </w:rPr>
                        <w:t>☐</w:t>
                      </w:r>
                    </w:sdtContent>
                  </w:sdt>
                  <w:r w:rsidR="00701F40">
                    <w:rPr>
                      <w:rFonts w:ascii="Open Sans" w:hAnsi="Open Sans" w:cs="Open Sans"/>
                      <w:color w:val="000000"/>
                    </w:rPr>
                    <w:t xml:space="preserve"> I</w:t>
                  </w:r>
                  <w:r w:rsidR="00701F40" w:rsidRPr="00701F40">
                    <w:rPr>
                      <w:rFonts w:ascii="Open Sans" w:hAnsi="Open Sans" w:cs="Open Sans"/>
                      <w:color w:val="000000"/>
                    </w:rPr>
                    <w:t>dentify the various areas of analytics or KPIs to look at</w:t>
                  </w:r>
                  <w:r w:rsidR="00701F40">
                    <w:rPr>
                      <w:rFonts w:ascii="Open Sans" w:hAnsi="Open Sans" w:cs="Open Sans"/>
                      <w:color w:val="000000"/>
                    </w:rPr>
                    <w:t>, given certain goals in retail</w:t>
                  </w:r>
                </w:p>
                <w:p w14:paraId="691489D0" w14:textId="77777777" w:rsidR="00701F40" w:rsidRDefault="00701F40" w:rsidP="009B2B82">
                  <w:pPr>
                    <w:pStyle w:val="NormalWeb"/>
                    <w:spacing w:before="120" w:beforeAutospacing="0" w:after="120" w:afterAutospacing="0"/>
                    <w:contextualSpacing/>
                    <w:rPr>
                      <w:rFonts w:ascii="Open Sans" w:hAnsi="Open Sans" w:cs="Open Sans"/>
                      <w:color w:val="000000"/>
                    </w:rPr>
                  </w:pPr>
                </w:p>
                <w:p w14:paraId="53F7CEAD" w14:textId="77777777" w:rsidR="00701F40" w:rsidRDefault="00DD4CC1" w:rsidP="009B2B82">
                  <w:pPr>
                    <w:pStyle w:val="NormalWeb"/>
                    <w:spacing w:before="120" w:beforeAutospacing="0" w:after="120" w:afterAutospacing="0"/>
                    <w:contextualSpacing/>
                    <w:rPr>
                      <w:rFonts w:ascii="Open Sans" w:hAnsi="Open Sans" w:cs="Open Sans"/>
                      <w:color w:val="000000"/>
                    </w:rPr>
                  </w:pPr>
                  <w:sdt>
                    <w:sdtPr>
                      <w:rPr>
                        <w:rFonts w:ascii="Open Sans" w:hAnsi="Open Sans" w:cs="Open Sans"/>
                        <w:color w:val="000000"/>
                      </w:rPr>
                      <w:id w:val="-1773236498"/>
                      <w14:checkbox>
                        <w14:checked w14:val="0"/>
                        <w14:checkedState w14:val="2612" w14:font="MS Gothic"/>
                        <w14:uncheckedState w14:val="2610" w14:font="MS Gothic"/>
                      </w14:checkbox>
                    </w:sdtPr>
                    <w:sdtEndPr/>
                    <w:sdtContent>
                      <w:r w:rsidR="00701F40">
                        <w:rPr>
                          <w:rFonts w:ascii="MS Gothic" w:eastAsia="MS Gothic" w:hAnsi="MS Gothic" w:cs="Open Sans" w:hint="eastAsia"/>
                          <w:color w:val="000000"/>
                        </w:rPr>
                        <w:t>☐</w:t>
                      </w:r>
                    </w:sdtContent>
                  </w:sdt>
                  <w:r w:rsidR="00701F40">
                    <w:rPr>
                      <w:rFonts w:ascii="Open Sans" w:hAnsi="Open Sans" w:cs="Open Sans"/>
                      <w:color w:val="000000"/>
                    </w:rPr>
                    <w:t xml:space="preserve"> </w:t>
                  </w:r>
                  <w:r w:rsidR="00701F40" w:rsidRPr="00701F40">
                    <w:rPr>
                      <w:rFonts w:ascii="Open Sans" w:hAnsi="Open Sans" w:cs="Open Sans"/>
                      <w:color w:val="000000"/>
                    </w:rPr>
                    <w:t>Describe an Industry Standard Data Model (e.g. the ARTS Data Warehouse Model) that retailers can use to c</w:t>
                  </w:r>
                  <w:r w:rsidR="00701F40">
                    <w:rPr>
                      <w:rFonts w:ascii="Open Sans" w:hAnsi="Open Sans" w:cs="Open Sans"/>
                      <w:color w:val="000000"/>
                    </w:rPr>
                    <w:t>reate their own data warehouses</w:t>
                  </w:r>
                </w:p>
                <w:p w14:paraId="64C092B8" w14:textId="77777777" w:rsidR="00701F40" w:rsidRDefault="00701F40" w:rsidP="009B2B82">
                  <w:pPr>
                    <w:pStyle w:val="NormalWeb"/>
                    <w:spacing w:before="120" w:beforeAutospacing="0" w:after="120" w:afterAutospacing="0"/>
                    <w:contextualSpacing/>
                    <w:rPr>
                      <w:rFonts w:ascii="Open Sans" w:hAnsi="Open Sans" w:cs="Open Sans"/>
                      <w:color w:val="000000"/>
                    </w:rPr>
                  </w:pPr>
                </w:p>
              </w:tc>
            </w:tr>
          </w:tbl>
          <w:p w14:paraId="31787F9B" w14:textId="77777777" w:rsidR="00701F40" w:rsidRDefault="00701F40" w:rsidP="009B2B82">
            <w:pPr>
              <w:pStyle w:val="NormalWeb"/>
              <w:spacing w:before="120" w:beforeAutospacing="0" w:after="120" w:afterAutospacing="0"/>
              <w:contextualSpacing/>
              <w:rPr>
                <w:rFonts w:ascii="Open Sans" w:hAnsi="Open Sans" w:cs="Open Sans"/>
                <w:color w:val="000000"/>
              </w:rPr>
            </w:pPr>
          </w:p>
          <w:p w14:paraId="76C42011" w14:textId="77777777" w:rsidR="00211010" w:rsidRPr="00D40DD1" w:rsidRDefault="00211010" w:rsidP="009B2B82">
            <w:pPr>
              <w:pStyle w:val="NormalWeb"/>
              <w:spacing w:before="120" w:beforeAutospacing="0" w:after="120" w:afterAutospacing="0"/>
              <w:contextualSpacing/>
              <w:rPr>
                <w:rFonts w:ascii="Open Sans" w:hAnsi="Open Sans" w:cs="Open Sans"/>
                <w:color w:val="000000"/>
              </w:rPr>
            </w:pPr>
          </w:p>
          <w:p w14:paraId="5D0F264F" w14:textId="77777777" w:rsidR="00D40DD1" w:rsidRPr="00E924C2" w:rsidRDefault="00D40DD1" w:rsidP="009B2B82">
            <w:pPr>
              <w:pStyle w:val="NormalWeb"/>
              <w:spacing w:before="120" w:beforeAutospacing="0" w:after="120" w:afterAutospacing="0"/>
              <w:contextualSpacing/>
              <w:rPr>
                <w:rFonts w:ascii="Open Sans" w:hAnsi="Open Sans" w:cs="Open Sans"/>
                <w:b/>
                <w:color w:val="000000"/>
                <w:sz w:val="22"/>
              </w:rPr>
            </w:pPr>
            <w:r w:rsidRPr="00E924C2">
              <w:rPr>
                <w:rFonts w:ascii="Open Sans" w:hAnsi="Open Sans" w:cs="Open Sans"/>
                <w:b/>
                <w:color w:val="000000"/>
                <w:sz w:val="22"/>
              </w:rPr>
              <w:t>Summary</w:t>
            </w:r>
          </w:p>
          <w:p w14:paraId="293D8189" w14:textId="77777777" w:rsidR="00E8215F" w:rsidRDefault="00E8215F" w:rsidP="009B2B82">
            <w:pPr>
              <w:pStyle w:val="NormalWeb"/>
              <w:spacing w:before="120" w:beforeAutospacing="0" w:after="120" w:afterAutospacing="0"/>
              <w:contextualSpacing/>
              <w:rPr>
                <w:rFonts w:ascii="Open Sans" w:hAnsi="Open Sans" w:cs="Open Sans"/>
                <w:color w:val="000000"/>
              </w:rPr>
            </w:pPr>
          </w:p>
          <w:p w14:paraId="379F40A2" w14:textId="77777777" w:rsidR="00701F40" w:rsidRDefault="00701F40" w:rsidP="009B2B82">
            <w:pPr>
              <w:pStyle w:val="NormalWeb"/>
              <w:spacing w:before="120" w:beforeAutospacing="0" w:after="120" w:afterAutospacing="0"/>
              <w:contextualSpacing/>
              <w:rPr>
                <w:rFonts w:ascii="Open Sans" w:hAnsi="Open Sans" w:cs="Open Sans"/>
                <w:color w:val="000000"/>
              </w:rPr>
            </w:pPr>
            <w:r w:rsidRPr="00D40DD1">
              <w:rPr>
                <w:rFonts w:ascii="Open Sans" w:hAnsi="Open Sans" w:cs="Open Sans"/>
                <w:color w:val="000000"/>
              </w:rPr>
              <w:t>Let’s do a quick recap.</w:t>
            </w:r>
          </w:p>
          <w:p w14:paraId="737F54D9" w14:textId="77777777" w:rsidR="00211010" w:rsidRDefault="00211010" w:rsidP="009B2B82">
            <w:pPr>
              <w:pStyle w:val="NormalWeb"/>
              <w:spacing w:before="120" w:beforeAutospacing="0" w:after="120" w:afterAutospacing="0"/>
              <w:contextualSpacing/>
              <w:rPr>
                <w:rFonts w:ascii="Open Sans" w:hAnsi="Open Sans" w:cs="Open Sans"/>
                <w:color w:val="000000"/>
              </w:rPr>
            </w:pPr>
          </w:p>
          <w:p w14:paraId="76E70C67" w14:textId="77777777" w:rsidR="00701F40" w:rsidRDefault="00701F40" w:rsidP="009B2B82">
            <w:pPr>
              <w:pStyle w:val="NormalWeb"/>
              <w:numPr>
                <w:ilvl w:val="0"/>
                <w:numId w:val="34"/>
              </w:numPr>
              <w:spacing w:before="120" w:beforeAutospacing="0" w:after="120" w:afterAutospacing="0"/>
              <w:contextualSpacing/>
              <w:rPr>
                <w:rFonts w:ascii="Open Sans" w:hAnsi="Open Sans" w:cs="Open Sans"/>
                <w:color w:val="000000"/>
              </w:rPr>
            </w:pPr>
            <w:r w:rsidRPr="00701F40">
              <w:rPr>
                <w:rFonts w:ascii="Open Sans" w:hAnsi="Open Sans" w:cs="Open Sans"/>
                <w:color w:val="000000"/>
              </w:rPr>
              <w:t>Retail Ecosystem</w:t>
            </w:r>
          </w:p>
          <w:p w14:paraId="18D3CA20" w14:textId="77777777" w:rsidR="00701F40" w:rsidRPr="00701F40" w:rsidRDefault="00701F40" w:rsidP="009B2B82">
            <w:pPr>
              <w:pStyle w:val="NormalWeb"/>
              <w:numPr>
                <w:ilvl w:val="1"/>
                <w:numId w:val="34"/>
              </w:numPr>
              <w:spacing w:before="120" w:beforeAutospacing="0" w:after="120" w:afterAutospacing="0"/>
              <w:contextualSpacing/>
              <w:rPr>
                <w:rFonts w:ascii="Open Sans" w:hAnsi="Open Sans" w:cs="Open Sans"/>
                <w:color w:val="000000"/>
              </w:rPr>
            </w:pPr>
            <w:r w:rsidRPr="00701F40">
              <w:rPr>
                <w:rFonts w:ascii="Open Sans" w:hAnsi="Open Sans" w:cs="Open Sans"/>
                <w:color w:val="000000"/>
              </w:rPr>
              <w:t xml:space="preserve">Retailing is the set of activities that markets products and services to final consumers for their own personal or household use. </w:t>
            </w:r>
          </w:p>
          <w:p w14:paraId="0FFDE719" w14:textId="77777777" w:rsidR="00701F40" w:rsidRDefault="00701F40" w:rsidP="009B2B82">
            <w:pPr>
              <w:pStyle w:val="NormalWeb"/>
              <w:numPr>
                <w:ilvl w:val="1"/>
                <w:numId w:val="34"/>
              </w:numPr>
              <w:spacing w:before="120" w:beforeAutospacing="0" w:after="120" w:afterAutospacing="0"/>
              <w:contextualSpacing/>
              <w:rPr>
                <w:rFonts w:ascii="Open Sans" w:hAnsi="Open Sans" w:cs="Open Sans"/>
                <w:color w:val="000000"/>
              </w:rPr>
            </w:pPr>
            <w:r w:rsidRPr="00701F40">
              <w:rPr>
                <w:rFonts w:ascii="Open Sans" w:hAnsi="Open Sans" w:cs="Open Sans"/>
                <w:color w:val="000000"/>
              </w:rPr>
              <w:t>A typical retail ecosystem</w:t>
            </w:r>
            <w:r>
              <w:rPr>
                <w:rFonts w:ascii="Open Sans" w:hAnsi="Open Sans" w:cs="Open Sans"/>
                <w:color w:val="000000"/>
              </w:rPr>
              <w:t xml:space="preserve"> involves these participants: Retailer, Supplier, Consumer, Finance Provider, and Regulator.</w:t>
            </w:r>
          </w:p>
          <w:p w14:paraId="1A9769C6" w14:textId="77777777" w:rsidR="00701F40" w:rsidRDefault="00701F40" w:rsidP="009B2B82">
            <w:pPr>
              <w:pStyle w:val="NormalWeb"/>
              <w:numPr>
                <w:ilvl w:val="1"/>
                <w:numId w:val="34"/>
              </w:numPr>
              <w:spacing w:before="120" w:beforeAutospacing="0" w:after="120" w:afterAutospacing="0"/>
              <w:contextualSpacing/>
              <w:rPr>
                <w:rFonts w:ascii="Open Sans" w:hAnsi="Open Sans" w:cs="Open Sans"/>
                <w:color w:val="000000"/>
              </w:rPr>
            </w:pPr>
            <w:r w:rsidRPr="00701F40">
              <w:rPr>
                <w:rFonts w:ascii="Open Sans" w:hAnsi="Open Sans" w:cs="Open Sans"/>
                <w:color w:val="000000"/>
              </w:rPr>
              <w:t>The major business processes in retail include: Marketing Management, Supply Chain Management, Integrated Purchasing, and Customer Experience Management</w:t>
            </w:r>
            <w:r>
              <w:rPr>
                <w:rFonts w:ascii="Open Sans" w:hAnsi="Open Sans" w:cs="Open Sans"/>
                <w:color w:val="000000"/>
              </w:rPr>
              <w:t>.</w:t>
            </w:r>
          </w:p>
          <w:p w14:paraId="3DC1938B" w14:textId="77777777" w:rsidR="00701F40" w:rsidRPr="00701F40" w:rsidRDefault="00701F40" w:rsidP="009B2B82">
            <w:pPr>
              <w:pStyle w:val="NormalWeb"/>
              <w:spacing w:before="120" w:beforeAutospacing="0" w:after="120" w:afterAutospacing="0"/>
              <w:contextualSpacing/>
              <w:rPr>
                <w:rFonts w:ascii="Open Sans" w:hAnsi="Open Sans" w:cs="Open Sans"/>
                <w:color w:val="000000"/>
              </w:rPr>
            </w:pPr>
          </w:p>
          <w:p w14:paraId="46460154" w14:textId="77777777" w:rsidR="00701F40" w:rsidRDefault="00701F40" w:rsidP="009B2B82">
            <w:pPr>
              <w:pStyle w:val="NormalWeb"/>
              <w:numPr>
                <w:ilvl w:val="0"/>
                <w:numId w:val="34"/>
              </w:numPr>
              <w:spacing w:before="120" w:beforeAutospacing="0" w:after="120" w:afterAutospacing="0"/>
              <w:contextualSpacing/>
              <w:rPr>
                <w:rFonts w:ascii="Open Sans" w:hAnsi="Open Sans" w:cs="Open Sans"/>
                <w:color w:val="000000"/>
              </w:rPr>
            </w:pPr>
            <w:r w:rsidRPr="00701F40">
              <w:rPr>
                <w:rFonts w:ascii="Open Sans" w:hAnsi="Open Sans" w:cs="Open Sans"/>
                <w:color w:val="000000"/>
              </w:rPr>
              <w:t>Analytics Journey</w:t>
            </w:r>
          </w:p>
          <w:p w14:paraId="06ADD873" w14:textId="77777777" w:rsidR="00701F40" w:rsidRDefault="00ED178D" w:rsidP="009B2B82">
            <w:pPr>
              <w:pStyle w:val="NormalWeb"/>
              <w:numPr>
                <w:ilvl w:val="1"/>
                <w:numId w:val="34"/>
              </w:numPr>
              <w:spacing w:before="120" w:beforeAutospacing="0" w:after="120" w:afterAutospacing="0"/>
              <w:contextualSpacing/>
              <w:rPr>
                <w:rFonts w:ascii="Open Sans" w:hAnsi="Open Sans" w:cs="Open Sans"/>
                <w:color w:val="000000"/>
              </w:rPr>
            </w:pPr>
            <w:r>
              <w:rPr>
                <w:rFonts w:ascii="Open Sans" w:hAnsi="Open Sans" w:cs="Open Sans"/>
                <w:color w:val="000000"/>
              </w:rPr>
              <w:t>A</w:t>
            </w:r>
            <w:r w:rsidR="00701F40" w:rsidRPr="00701F40">
              <w:rPr>
                <w:rFonts w:ascii="Open Sans" w:hAnsi="Open Sans" w:cs="Open Sans"/>
                <w:color w:val="000000"/>
              </w:rPr>
              <w:t>nalytics in retail typically begin</w:t>
            </w:r>
            <w:r>
              <w:rPr>
                <w:rFonts w:ascii="Open Sans" w:hAnsi="Open Sans" w:cs="Open Sans"/>
                <w:color w:val="000000"/>
              </w:rPr>
              <w:t xml:space="preserve"> at the point-of-sale</w:t>
            </w:r>
            <w:r w:rsidR="00DF5A07">
              <w:rPr>
                <w:rFonts w:ascii="Open Sans" w:hAnsi="Open Sans" w:cs="Open Sans"/>
                <w:color w:val="000000"/>
              </w:rPr>
              <w:t>.</w:t>
            </w:r>
          </w:p>
          <w:p w14:paraId="56555A97" w14:textId="77777777" w:rsidR="00701F40" w:rsidRDefault="00ED178D" w:rsidP="009B2B82">
            <w:pPr>
              <w:pStyle w:val="NormalWeb"/>
              <w:numPr>
                <w:ilvl w:val="1"/>
                <w:numId w:val="34"/>
              </w:numPr>
              <w:spacing w:before="120" w:beforeAutospacing="0" w:after="120" w:afterAutospacing="0"/>
              <w:contextualSpacing/>
              <w:rPr>
                <w:rFonts w:ascii="Open Sans" w:hAnsi="Open Sans" w:cs="Open Sans"/>
                <w:color w:val="000000"/>
              </w:rPr>
            </w:pPr>
            <w:r>
              <w:rPr>
                <w:rFonts w:ascii="Open Sans" w:hAnsi="Open Sans" w:cs="Open Sans"/>
                <w:color w:val="000000"/>
              </w:rPr>
              <w:t>A</w:t>
            </w:r>
            <w:r w:rsidR="00701F40" w:rsidRPr="00701F40">
              <w:rPr>
                <w:rFonts w:ascii="Open Sans" w:hAnsi="Open Sans" w:cs="Open Sans"/>
                <w:color w:val="000000"/>
              </w:rPr>
              <w:t xml:space="preserve">nalytics for e-Commerce/online retail </w:t>
            </w:r>
            <w:r>
              <w:rPr>
                <w:rFonts w:ascii="Open Sans" w:hAnsi="Open Sans" w:cs="Open Sans"/>
                <w:color w:val="000000"/>
              </w:rPr>
              <w:t>differs</w:t>
            </w:r>
            <w:r w:rsidRPr="00701F40">
              <w:rPr>
                <w:rFonts w:ascii="Open Sans" w:hAnsi="Open Sans" w:cs="Open Sans"/>
                <w:color w:val="000000"/>
              </w:rPr>
              <w:t xml:space="preserve"> </w:t>
            </w:r>
            <w:r>
              <w:rPr>
                <w:rFonts w:ascii="Open Sans" w:hAnsi="Open Sans" w:cs="Open Sans"/>
                <w:color w:val="000000"/>
              </w:rPr>
              <w:t xml:space="preserve">from that of a brick-and-mortar store, in terms of the ease and methods of </w:t>
            </w:r>
            <w:r w:rsidRPr="00ED178D">
              <w:rPr>
                <w:rFonts w:ascii="Open Sans" w:hAnsi="Open Sans" w:cs="Open Sans"/>
                <w:color w:val="000000"/>
              </w:rPr>
              <w:t xml:space="preserve">data </w:t>
            </w:r>
            <w:r>
              <w:rPr>
                <w:rFonts w:ascii="Open Sans" w:hAnsi="Open Sans" w:cs="Open Sans"/>
                <w:color w:val="000000"/>
              </w:rPr>
              <w:t>collection.</w:t>
            </w:r>
          </w:p>
          <w:p w14:paraId="23813025" w14:textId="77777777" w:rsidR="00ED178D" w:rsidRDefault="00ED178D" w:rsidP="009B2B82">
            <w:pPr>
              <w:pStyle w:val="NormalWeb"/>
              <w:spacing w:before="120" w:beforeAutospacing="0" w:after="120" w:afterAutospacing="0"/>
              <w:contextualSpacing/>
              <w:rPr>
                <w:rFonts w:ascii="Open Sans" w:hAnsi="Open Sans" w:cs="Open Sans"/>
                <w:color w:val="000000"/>
              </w:rPr>
            </w:pPr>
          </w:p>
          <w:p w14:paraId="2E20B463" w14:textId="77777777" w:rsidR="00701F40" w:rsidRDefault="00701F40" w:rsidP="009B2B82">
            <w:pPr>
              <w:pStyle w:val="NormalWeb"/>
              <w:numPr>
                <w:ilvl w:val="0"/>
                <w:numId w:val="34"/>
              </w:numPr>
              <w:spacing w:before="120" w:beforeAutospacing="0" w:after="120" w:afterAutospacing="0"/>
              <w:contextualSpacing/>
              <w:rPr>
                <w:rFonts w:ascii="Open Sans" w:hAnsi="Open Sans" w:cs="Open Sans"/>
                <w:color w:val="000000"/>
              </w:rPr>
            </w:pPr>
            <w:r w:rsidRPr="00701F40">
              <w:rPr>
                <w:rFonts w:ascii="Open Sans" w:hAnsi="Open Sans" w:cs="Open Sans"/>
                <w:color w:val="000000"/>
              </w:rPr>
              <w:t>Areas of Analytics</w:t>
            </w:r>
          </w:p>
          <w:p w14:paraId="37B5159A" w14:textId="77777777" w:rsidR="00701F40" w:rsidRDefault="00ED178D" w:rsidP="009B2B82">
            <w:pPr>
              <w:pStyle w:val="NormalWeb"/>
              <w:numPr>
                <w:ilvl w:val="1"/>
                <w:numId w:val="34"/>
              </w:numPr>
              <w:spacing w:before="120" w:beforeAutospacing="0" w:after="120" w:afterAutospacing="0"/>
              <w:contextualSpacing/>
              <w:rPr>
                <w:rFonts w:ascii="Open Sans" w:hAnsi="Open Sans" w:cs="Open Sans"/>
                <w:color w:val="000000"/>
              </w:rPr>
            </w:pPr>
            <w:r>
              <w:rPr>
                <w:rFonts w:ascii="Open Sans" w:hAnsi="Open Sans" w:cs="Open Sans"/>
                <w:color w:val="000000"/>
              </w:rPr>
              <w:t>S</w:t>
            </w:r>
            <w:r w:rsidR="00701F40" w:rsidRPr="00701F40">
              <w:rPr>
                <w:rFonts w:ascii="Open Sans" w:hAnsi="Open Sans" w:cs="Open Sans"/>
                <w:color w:val="000000"/>
              </w:rPr>
              <w:t>ome areas of analytics normal</w:t>
            </w:r>
            <w:r>
              <w:rPr>
                <w:rFonts w:ascii="Open Sans" w:hAnsi="Open Sans" w:cs="Open Sans"/>
                <w:color w:val="000000"/>
              </w:rPr>
              <w:t xml:space="preserve">ly done in a retail environment include </w:t>
            </w:r>
            <w:r w:rsidRPr="00ED178D">
              <w:rPr>
                <w:rFonts w:ascii="Open Sans" w:hAnsi="Open Sans" w:cs="Open Sans"/>
                <w:color w:val="000000"/>
              </w:rPr>
              <w:t>Market Basket Analysis, Category management, Inventory Intelligence, Customer Analytics, and Marketing Analytics</w:t>
            </w:r>
            <w:r>
              <w:rPr>
                <w:rFonts w:ascii="Open Sans" w:hAnsi="Open Sans" w:cs="Open Sans"/>
                <w:color w:val="000000"/>
              </w:rPr>
              <w:t>.</w:t>
            </w:r>
          </w:p>
          <w:p w14:paraId="390A9468" w14:textId="77777777" w:rsidR="00ED178D" w:rsidRDefault="00ED178D" w:rsidP="009B2B82">
            <w:pPr>
              <w:pStyle w:val="NormalWeb"/>
              <w:spacing w:before="120" w:beforeAutospacing="0" w:after="120" w:afterAutospacing="0"/>
              <w:contextualSpacing/>
              <w:rPr>
                <w:rFonts w:ascii="Open Sans" w:hAnsi="Open Sans" w:cs="Open Sans"/>
                <w:color w:val="000000"/>
              </w:rPr>
            </w:pPr>
          </w:p>
          <w:p w14:paraId="65EC1CFD" w14:textId="77777777" w:rsidR="00701F40" w:rsidRDefault="00701F40" w:rsidP="009B2B82">
            <w:pPr>
              <w:pStyle w:val="NormalWeb"/>
              <w:numPr>
                <w:ilvl w:val="0"/>
                <w:numId w:val="34"/>
              </w:numPr>
              <w:spacing w:before="120" w:beforeAutospacing="0" w:after="120" w:afterAutospacing="0"/>
              <w:contextualSpacing/>
              <w:rPr>
                <w:rFonts w:ascii="Open Sans" w:hAnsi="Open Sans" w:cs="Open Sans"/>
                <w:color w:val="000000"/>
              </w:rPr>
            </w:pPr>
            <w:r w:rsidRPr="00701F40">
              <w:rPr>
                <w:rFonts w:ascii="Open Sans" w:hAnsi="Open Sans" w:cs="Open Sans"/>
                <w:color w:val="000000"/>
              </w:rPr>
              <w:t>Industry Standard Data Model</w:t>
            </w:r>
          </w:p>
          <w:p w14:paraId="3A35FDE0" w14:textId="77777777" w:rsidR="00211010" w:rsidRDefault="00FE7CB4" w:rsidP="009B2B82">
            <w:pPr>
              <w:pStyle w:val="NormalWeb"/>
              <w:numPr>
                <w:ilvl w:val="1"/>
                <w:numId w:val="34"/>
              </w:numPr>
              <w:spacing w:before="120" w:beforeAutospacing="0" w:after="120" w:afterAutospacing="0"/>
              <w:contextualSpacing/>
              <w:rPr>
                <w:rFonts w:ascii="Open Sans" w:hAnsi="Open Sans" w:cs="Open Sans"/>
                <w:color w:val="000000"/>
              </w:rPr>
            </w:pPr>
            <w:r w:rsidRPr="00FE7CB4">
              <w:rPr>
                <w:rFonts w:ascii="Open Sans" w:hAnsi="Open Sans" w:cs="Open Sans"/>
                <w:color w:val="000000"/>
              </w:rPr>
              <w:t>The ARTS data warehouse is a reference model that retailers and their vendors can use to create their own data warehouses</w:t>
            </w:r>
            <w:r>
              <w:rPr>
                <w:rFonts w:ascii="Open Sans" w:hAnsi="Open Sans" w:cs="Open Sans"/>
                <w:color w:val="000000"/>
              </w:rPr>
              <w:t xml:space="preserve"> to kick start analytics.</w:t>
            </w:r>
          </w:p>
          <w:p w14:paraId="2EAADA10" w14:textId="77777777" w:rsidR="00281B2E" w:rsidRDefault="00281B2E" w:rsidP="00281B2E">
            <w:pPr>
              <w:pStyle w:val="NormalWeb"/>
              <w:spacing w:before="120" w:beforeAutospacing="0" w:after="120" w:afterAutospacing="0"/>
              <w:contextualSpacing/>
              <w:rPr>
                <w:rFonts w:ascii="Open Sans" w:hAnsi="Open Sans" w:cs="Open Sans"/>
                <w:color w:val="000000"/>
              </w:rPr>
            </w:pPr>
          </w:p>
          <w:p w14:paraId="4F5FE383" w14:textId="77777777" w:rsidR="00281B2E" w:rsidRDefault="00281B2E" w:rsidP="00281B2E">
            <w:pPr>
              <w:pStyle w:val="NormalWeb"/>
              <w:spacing w:before="120" w:beforeAutospacing="0" w:after="120" w:afterAutospacing="0"/>
              <w:contextualSpacing/>
              <w:rPr>
                <w:rFonts w:ascii="Open Sans" w:hAnsi="Open Sans" w:cs="Open Sans"/>
                <w:b/>
                <w:color w:val="000000"/>
                <w:sz w:val="22"/>
              </w:rPr>
            </w:pPr>
            <w:r w:rsidRPr="00281B2E">
              <w:rPr>
                <w:rFonts w:ascii="Open Sans" w:hAnsi="Open Sans" w:cs="Open Sans"/>
                <w:b/>
                <w:color w:val="000000"/>
                <w:sz w:val="22"/>
              </w:rPr>
              <w:t>Discussion</w:t>
            </w:r>
          </w:p>
          <w:p w14:paraId="2B16EF61" w14:textId="42ADECA8" w:rsidR="00281B2E" w:rsidRDefault="00281B2E" w:rsidP="008139AD">
            <w:pPr>
              <w:pStyle w:val="NormalWeb"/>
              <w:numPr>
                <w:ilvl w:val="0"/>
                <w:numId w:val="42"/>
              </w:numPr>
              <w:spacing w:before="120" w:beforeAutospacing="0" w:after="120" w:afterAutospacing="0"/>
              <w:contextualSpacing/>
              <w:rPr>
                <w:rFonts w:ascii="Open Sans" w:hAnsi="Open Sans" w:cs="Open Sans"/>
                <w:color w:val="000000"/>
              </w:rPr>
            </w:pPr>
          </w:p>
          <w:p w14:paraId="15695A23" w14:textId="77777777" w:rsidR="008139AD" w:rsidRDefault="008139AD" w:rsidP="008139AD">
            <w:pPr>
              <w:pStyle w:val="NormalWeb"/>
              <w:spacing w:before="120" w:beforeAutospacing="0" w:after="120" w:afterAutospacing="0"/>
              <w:contextualSpacing/>
              <w:rPr>
                <w:rFonts w:ascii="Open Sans" w:hAnsi="Open Sans" w:cs="Open Sans"/>
                <w:color w:val="000000"/>
              </w:rPr>
            </w:pPr>
          </w:p>
          <w:p w14:paraId="72B1DF02" w14:textId="77777777" w:rsidR="008139AD" w:rsidRPr="008139AD" w:rsidRDefault="008139AD" w:rsidP="008139AD">
            <w:pPr>
              <w:pStyle w:val="NormalWeb"/>
              <w:spacing w:before="120" w:beforeAutospacing="0" w:after="120" w:afterAutospacing="0"/>
              <w:contextualSpacing/>
              <w:rPr>
                <w:rFonts w:ascii="Open Sans" w:hAnsi="Open Sans" w:cs="Open Sans"/>
                <w:b/>
                <w:color w:val="000000"/>
                <w:sz w:val="22"/>
              </w:rPr>
            </w:pPr>
            <w:r w:rsidRPr="008139AD">
              <w:rPr>
                <w:rFonts w:ascii="Open Sans" w:hAnsi="Open Sans" w:cs="Open Sans"/>
                <w:b/>
                <w:color w:val="000000"/>
                <w:sz w:val="22"/>
              </w:rPr>
              <w:t>Quiz</w:t>
            </w:r>
          </w:p>
          <w:p w14:paraId="14D0A6F1" w14:textId="0EDC13B5" w:rsidR="008139AD" w:rsidRDefault="008139AD" w:rsidP="008139AD">
            <w:pPr>
              <w:pStyle w:val="NormalWeb"/>
              <w:numPr>
                <w:ilvl w:val="0"/>
                <w:numId w:val="43"/>
              </w:numPr>
              <w:spacing w:before="120" w:beforeAutospacing="0" w:after="120" w:afterAutospacing="0"/>
              <w:contextualSpacing/>
              <w:rPr>
                <w:rFonts w:ascii="Open Sans" w:hAnsi="Open Sans" w:cs="Open Sans"/>
                <w:color w:val="000000"/>
              </w:rPr>
            </w:pPr>
            <w:r>
              <w:rPr>
                <w:rFonts w:ascii="Open Sans" w:hAnsi="Open Sans" w:cs="Open Sans"/>
                <w:color w:val="000000"/>
              </w:rPr>
              <w:t xml:space="preserve">If </w:t>
            </w:r>
            <w:r w:rsidRPr="008139AD">
              <w:rPr>
                <w:rFonts w:ascii="Open Sans" w:hAnsi="Open Sans" w:cs="Open Sans"/>
                <w:color w:val="000000"/>
              </w:rPr>
              <w:t xml:space="preserve">your goal is to increase the basket size, </w:t>
            </w:r>
            <w:r>
              <w:rPr>
                <w:rFonts w:ascii="Open Sans" w:hAnsi="Open Sans" w:cs="Open Sans"/>
                <w:color w:val="000000"/>
              </w:rPr>
              <w:t>w</w:t>
            </w:r>
            <w:r w:rsidRPr="008139AD">
              <w:rPr>
                <w:rFonts w:ascii="Open Sans" w:hAnsi="Open Sans" w:cs="Open Sans"/>
                <w:color w:val="000000"/>
              </w:rPr>
              <w:t>h</w:t>
            </w:r>
            <w:r>
              <w:rPr>
                <w:rFonts w:ascii="Open Sans" w:hAnsi="Open Sans" w:cs="Open Sans"/>
                <w:color w:val="000000"/>
              </w:rPr>
              <w:t>ich</w:t>
            </w:r>
            <w:r w:rsidRPr="008139AD">
              <w:rPr>
                <w:rFonts w:ascii="Open Sans" w:hAnsi="Open Sans" w:cs="Open Sans"/>
                <w:color w:val="000000"/>
              </w:rPr>
              <w:t xml:space="preserve"> </w:t>
            </w:r>
            <w:r>
              <w:rPr>
                <w:rFonts w:ascii="Open Sans" w:hAnsi="Open Sans" w:cs="Open Sans"/>
                <w:color w:val="000000"/>
              </w:rPr>
              <w:t xml:space="preserve">of these </w:t>
            </w:r>
            <w:r w:rsidRPr="008139AD">
              <w:rPr>
                <w:rFonts w:ascii="Open Sans" w:hAnsi="Open Sans" w:cs="Open Sans"/>
                <w:color w:val="000000"/>
              </w:rPr>
              <w:t xml:space="preserve">areas would </w:t>
            </w:r>
            <w:r>
              <w:rPr>
                <w:rFonts w:ascii="Open Sans" w:hAnsi="Open Sans" w:cs="Open Sans"/>
                <w:color w:val="000000"/>
              </w:rPr>
              <w:t xml:space="preserve">be appropriate to be </w:t>
            </w:r>
            <w:r w:rsidR="001448E7">
              <w:rPr>
                <w:rFonts w:ascii="Open Sans" w:hAnsi="Open Sans" w:cs="Open Sans"/>
                <w:color w:val="000000"/>
              </w:rPr>
              <w:t>analysed</w:t>
            </w:r>
            <w:r w:rsidRPr="008139AD">
              <w:rPr>
                <w:rFonts w:ascii="Open Sans" w:hAnsi="Open Sans" w:cs="Open Sans"/>
                <w:color w:val="000000"/>
              </w:rPr>
              <w:t>?</w:t>
            </w:r>
          </w:p>
          <w:p w14:paraId="01DD2236" w14:textId="498E4656" w:rsidR="001448E7" w:rsidRPr="001448E7" w:rsidRDefault="001448E7" w:rsidP="001448E7">
            <w:pPr>
              <w:pStyle w:val="NormalWeb"/>
              <w:numPr>
                <w:ilvl w:val="1"/>
                <w:numId w:val="43"/>
              </w:numPr>
              <w:spacing w:before="120" w:beforeAutospacing="0" w:after="120" w:afterAutospacing="0"/>
              <w:contextualSpacing/>
              <w:rPr>
                <w:rFonts w:ascii="Open Sans" w:hAnsi="Open Sans" w:cs="Open Sans"/>
                <w:color w:val="000000"/>
                <w:highlight w:val="yellow"/>
              </w:rPr>
            </w:pPr>
            <w:r w:rsidRPr="001448E7">
              <w:rPr>
                <w:rFonts w:ascii="Open Sans" w:hAnsi="Open Sans" w:cs="Open Sans"/>
                <w:color w:val="000000"/>
                <w:highlight w:val="yellow"/>
              </w:rPr>
              <w:t>Brand switching</w:t>
            </w:r>
          </w:p>
          <w:p w14:paraId="044772D5" w14:textId="0DF9462A" w:rsidR="001448E7" w:rsidRDefault="001448E7" w:rsidP="001448E7">
            <w:pPr>
              <w:pStyle w:val="NormalWeb"/>
              <w:numPr>
                <w:ilvl w:val="1"/>
                <w:numId w:val="43"/>
              </w:numPr>
              <w:spacing w:before="120" w:beforeAutospacing="0" w:after="120" w:afterAutospacing="0"/>
              <w:contextualSpacing/>
              <w:rPr>
                <w:rFonts w:ascii="Open Sans" w:hAnsi="Open Sans" w:cs="Open Sans"/>
                <w:color w:val="000000"/>
              </w:rPr>
            </w:pPr>
            <w:r>
              <w:rPr>
                <w:rFonts w:ascii="Open Sans" w:hAnsi="Open Sans" w:cs="Open Sans"/>
                <w:color w:val="000000"/>
              </w:rPr>
              <w:t>SKU Rationalization</w:t>
            </w:r>
          </w:p>
          <w:p w14:paraId="12B95190" w14:textId="38443282" w:rsidR="001448E7" w:rsidRDefault="001448E7" w:rsidP="001448E7">
            <w:pPr>
              <w:pStyle w:val="NormalWeb"/>
              <w:numPr>
                <w:ilvl w:val="1"/>
                <w:numId w:val="43"/>
              </w:numPr>
              <w:spacing w:before="120" w:beforeAutospacing="0" w:after="120" w:afterAutospacing="0"/>
              <w:contextualSpacing/>
              <w:rPr>
                <w:rFonts w:ascii="Open Sans" w:hAnsi="Open Sans" w:cs="Open Sans"/>
                <w:color w:val="000000"/>
              </w:rPr>
            </w:pPr>
            <w:r>
              <w:rPr>
                <w:rFonts w:ascii="Open Sans" w:hAnsi="Open Sans" w:cs="Open Sans"/>
                <w:color w:val="000000"/>
              </w:rPr>
              <w:t>Sell through</w:t>
            </w:r>
          </w:p>
          <w:p w14:paraId="175C2D1B" w14:textId="64806356" w:rsidR="001448E7" w:rsidRDefault="001448E7" w:rsidP="001448E7">
            <w:pPr>
              <w:pStyle w:val="NormalWeb"/>
              <w:numPr>
                <w:ilvl w:val="1"/>
                <w:numId w:val="43"/>
              </w:numPr>
              <w:spacing w:before="120" w:beforeAutospacing="0" w:after="120" w:afterAutospacing="0"/>
              <w:contextualSpacing/>
              <w:rPr>
                <w:rFonts w:ascii="Open Sans" w:hAnsi="Open Sans" w:cs="Open Sans"/>
                <w:color w:val="000000"/>
              </w:rPr>
            </w:pPr>
            <w:r>
              <w:rPr>
                <w:rFonts w:ascii="Open Sans" w:hAnsi="Open Sans" w:cs="Open Sans"/>
                <w:color w:val="000000"/>
              </w:rPr>
              <w:t>Price points</w:t>
            </w:r>
          </w:p>
          <w:p w14:paraId="2C6FBDF9" w14:textId="77777777" w:rsidR="0084295F" w:rsidRDefault="0084295F" w:rsidP="0084295F">
            <w:pPr>
              <w:pStyle w:val="NormalWeb"/>
              <w:spacing w:before="120" w:beforeAutospacing="0" w:after="120" w:afterAutospacing="0"/>
              <w:contextualSpacing/>
              <w:rPr>
                <w:rFonts w:ascii="Open Sans" w:hAnsi="Open Sans" w:cs="Open Sans"/>
                <w:color w:val="000000"/>
              </w:rPr>
            </w:pPr>
          </w:p>
          <w:p w14:paraId="37873432" w14:textId="64880825" w:rsidR="008139AD" w:rsidRDefault="008139AD" w:rsidP="008139AD">
            <w:pPr>
              <w:pStyle w:val="NormalWeb"/>
              <w:numPr>
                <w:ilvl w:val="0"/>
                <w:numId w:val="43"/>
              </w:numPr>
              <w:spacing w:before="120" w:after="120"/>
              <w:contextualSpacing/>
              <w:rPr>
                <w:rFonts w:ascii="Open Sans" w:hAnsi="Open Sans" w:cs="Open Sans"/>
                <w:color w:val="000000"/>
              </w:rPr>
            </w:pPr>
            <w:r w:rsidRPr="008139AD">
              <w:rPr>
                <w:rFonts w:ascii="Open Sans" w:hAnsi="Open Sans" w:cs="Open Sans"/>
                <w:color w:val="000000"/>
              </w:rPr>
              <w:t xml:space="preserve">If your goal is to manage assortment of your items effectively, </w:t>
            </w:r>
            <w:r>
              <w:rPr>
                <w:rFonts w:ascii="Open Sans" w:hAnsi="Open Sans" w:cs="Open Sans"/>
                <w:color w:val="000000"/>
              </w:rPr>
              <w:t>w</w:t>
            </w:r>
            <w:r w:rsidRPr="008139AD">
              <w:rPr>
                <w:rFonts w:ascii="Open Sans" w:hAnsi="Open Sans" w:cs="Open Sans"/>
                <w:color w:val="000000"/>
              </w:rPr>
              <w:t>h</w:t>
            </w:r>
            <w:r>
              <w:rPr>
                <w:rFonts w:ascii="Open Sans" w:hAnsi="Open Sans" w:cs="Open Sans"/>
                <w:color w:val="000000"/>
              </w:rPr>
              <w:t>ich</w:t>
            </w:r>
            <w:r w:rsidRPr="008139AD">
              <w:rPr>
                <w:rFonts w:ascii="Open Sans" w:hAnsi="Open Sans" w:cs="Open Sans"/>
                <w:color w:val="000000"/>
              </w:rPr>
              <w:t xml:space="preserve"> </w:t>
            </w:r>
            <w:r>
              <w:rPr>
                <w:rFonts w:ascii="Open Sans" w:hAnsi="Open Sans" w:cs="Open Sans"/>
                <w:color w:val="000000"/>
              </w:rPr>
              <w:t xml:space="preserve">of these </w:t>
            </w:r>
            <w:r w:rsidRPr="008139AD">
              <w:rPr>
                <w:rFonts w:ascii="Open Sans" w:hAnsi="Open Sans" w:cs="Open Sans"/>
                <w:color w:val="000000"/>
              </w:rPr>
              <w:t xml:space="preserve">areas of analytics would you measure? </w:t>
            </w:r>
          </w:p>
          <w:p w14:paraId="05BF2DDB" w14:textId="77777777" w:rsidR="001448E7" w:rsidRPr="001448E7" w:rsidRDefault="001448E7" w:rsidP="001448E7">
            <w:pPr>
              <w:pStyle w:val="NormalWeb"/>
              <w:numPr>
                <w:ilvl w:val="1"/>
                <w:numId w:val="43"/>
              </w:numPr>
              <w:spacing w:before="120" w:beforeAutospacing="0" w:after="120" w:afterAutospacing="0"/>
              <w:contextualSpacing/>
              <w:rPr>
                <w:rFonts w:ascii="Open Sans" w:hAnsi="Open Sans" w:cs="Open Sans"/>
                <w:color w:val="000000"/>
                <w:highlight w:val="yellow"/>
              </w:rPr>
            </w:pPr>
            <w:r w:rsidRPr="001448E7">
              <w:rPr>
                <w:rFonts w:ascii="Open Sans" w:hAnsi="Open Sans" w:cs="Open Sans"/>
                <w:color w:val="000000"/>
                <w:highlight w:val="yellow"/>
              </w:rPr>
              <w:t>Share of shelf</w:t>
            </w:r>
          </w:p>
          <w:p w14:paraId="34D35E34" w14:textId="42F497A8" w:rsidR="001448E7" w:rsidRDefault="001448E7" w:rsidP="001448E7">
            <w:pPr>
              <w:pStyle w:val="NormalWeb"/>
              <w:numPr>
                <w:ilvl w:val="1"/>
                <w:numId w:val="43"/>
              </w:numPr>
              <w:spacing w:before="120" w:beforeAutospacing="0" w:after="120" w:afterAutospacing="0"/>
              <w:contextualSpacing/>
              <w:rPr>
                <w:rFonts w:ascii="Open Sans" w:hAnsi="Open Sans" w:cs="Open Sans"/>
                <w:color w:val="000000"/>
              </w:rPr>
            </w:pPr>
            <w:r>
              <w:rPr>
                <w:rFonts w:ascii="Open Sans" w:hAnsi="Open Sans" w:cs="Open Sans"/>
                <w:color w:val="000000"/>
              </w:rPr>
              <w:t>Segmentation</w:t>
            </w:r>
          </w:p>
          <w:p w14:paraId="2BD1C26A" w14:textId="5A0FE00E" w:rsidR="001448E7" w:rsidRDefault="001448E7" w:rsidP="001448E7">
            <w:pPr>
              <w:pStyle w:val="NormalWeb"/>
              <w:numPr>
                <w:ilvl w:val="1"/>
                <w:numId w:val="43"/>
              </w:numPr>
              <w:spacing w:before="120" w:beforeAutospacing="0" w:after="120" w:afterAutospacing="0"/>
              <w:contextualSpacing/>
              <w:rPr>
                <w:rFonts w:ascii="Open Sans" w:hAnsi="Open Sans" w:cs="Open Sans"/>
                <w:color w:val="000000"/>
              </w:rPr>
            </w:pPr>
            <w:r>
              <w:rPr>
                <w:rFonts w:ascii="Open Sans" w:hAnsi="Open Sans" w:cs="Open Sans"/>
                <w:color w:val="000000"/>
              </w:rPr>
              <w:t>Display analysis</w:t>
            </w:r>
          </w:p>
          <w:p w14:paraId="291C27F6" w14:textId="55D7CA3B" w:rsidR="001448E7" w:rsidRDefault="001448E7" w:rsidP="001448E7">
            <w:pPr>
              <w:pStyle w:val="NormalWeb"/>
              <w:numPr>
                <w:ilvl w:val="1"/>
                <w:numId w:val="43"/>
              </w:numPr>
              <w:spacing w:before="120" w:beforeAutospacing="0" w:after="120" w:afterAutospacing="0"/>
              <w:contextualSpacing/>
              <w:rPr>
                <w:rFonts w:ascii="Open Sans" w:hAnsi="Open Sans" w:cs="Open Sans"/>
                <w:color w:val="000000"/>
              </w:rPr>
            </w:pPr>
            <w:r>
              <w:rPr>
                <w:rFonts w:ascii="Open Sans" w:hAnsi="Open Sans" w:cs="Open Sans"/>
                <w:color w:val="000000"/>
              </w:rPr>
              <w:t>Pull through</w:t>
            </w:r>
          </w:p>
          <w:p w14:paraId="52760BEE" w14:textId="77777777" w:rsidR="0084295F" w:rsidRDefault="0084295F" w:rsidP="0084295F">
            <w:pPr>
              <w:pStyle w:val="NormalWeb"/>
              <w:spacing w:before="120" w:beforeAutospacing="0" w:after="120" w:afterAutospacing="0"/>
              <w:contextualSpacing/>
              <w:rPr>
                <w:rFonts w:ascii="Open Sans" w:hAnsi="Open Sans" w:cs="Open Sans"/>
                <w:color w:val="000000"/>
              </w:rPr>
            </w:pPr>
          </w:p>
          <w:p w14:paraId="2C438D17" w14:textId="55CB30FC" w:rsidR="008139AD" w:rsidRPr="008139AD" w:rsidRDefault="008139AD" w:rsidP="008139AD">
            <w:pPr>
              <w:pStyle w:val="NormalWeb"/>
              <w:numPr>
                <w:ilvl w:val="0"/>
                <w:numId w:val="43"/>
              </w:numPr>
              <w:spacing w:before="120" w:after="120"/>
              <w:contextualSpacing/>
              <w:rPr>
                <w:rFonts w:ascii="Open Sans" w:hAnsi="Open Sans" w:cs="Open Sans"/>
                <w:color w:val="000000"/>
              </w:rPr>
            </w:pPr>
            <w:r w:rsidRPr="008139AD">
              <w:rPr>
                <w:rFonts w:ascii="Open Sans" w:hAnsi="Open Sans" w:cs="Open Sans"/>
                <w:color w:val="000000"/>
              </w:rPr>
              <w:t xml:space="preserve">To determine how well you have reduced out of stocks, or streamlined your inventory, </w:t>
            </w:r>
            <w:r>
              <w:rPr>
                <w:rFonts w:ascii="Open Sans" w:hAnsi="Open Sans" w:cs="Open Sans"/>
                <w:color w:val="000000"/>
              </w:rPr>
              <w:t>w</w:t>
            </w:r>
            <w:r w:rsidRPr="008139AD">
              <w:rPr>
                <w:rFonts w:ascii="Open Sans" w:hAnsi="Open Sans" w:cs="Open Sans"/>
                <w:color w:val="000000"/>
              </w:rPr>
              <w:t>h</w:t>
            </w:r>
            <w:r>
              <w:rPr>
                <w:rFonts w:ascii="Open Sans" w:hAnsi="Open Sans" w:cs="Open Sans"/>
                <w:color w:val="000000"/>
              </w:rPr>
              <w:t>ich</w:t>
            </w:r>
            <w:r w:rsidRPr="008139AD">
              <w:rPr>
                <w:rFonts w:ascii="Open Sans" w:hAnsi="Open Sans" w:cs="Open Sans"/>
                <w:color w:val="000000"/>
              </w:rPr>
              <w:t xml:space="preserve"> </w:t>
            </w:r>
            <w:r>
              <w:rPr>
                <w:rFonts w:ascii="Open Sans" w:hAnsi="Open Sans" w:cs="Open Sans"/>
                <w:color w:val="000000"/>
              </w:rPr>
              <w:t xml:space="preserve">of these </w:t>
            </w:r>
            <w:r w:rsidRPr="008139AD">
              <w:rPr>
                <w:rFonts w:ascii="Open Sans" w:hAnsi="Open Sans" w:cs="Open Sans"/>
                <w:color w:val="000000"/>
              </w:rPr>
              <w:t>areas of analytics would you measure?</w:t>
            </w:r>
          </w:p>
          <w:p w14:paraId="3835DED6" w14:textId="795926F6" w:rsidR="001448E7" w:rsidRPr="001448E7" w:rsidRDefault="001448E7" w:rsidP="001448E7">
            <w:pPr>
              <w:pStyle w:val="NormalWeb"/>
              <w:numPr>
                <w:ilvl w:val="1"/>
                <w:numId w:val="43"/>
              </w:numPr>
              <w:spacing w:before="120" w:beforeAutospacing="0" w:after="120" w:afterAutospacing="0"/>
              <w:contextualSpacing/>
              <w:rPr>
                <w:rFonts w:ascii="Open Sans" w:hAnsi="Open Sans" w:cs="Open Sans"/>
                <w:color w:val="000000"/>
                <w:highlight w:val="yellow"/>
              </w:rPr>
            </w:pPr>
            <w:r w:rsidRPr="001448E7">
              <w:rPr>
                <w:rFonts w:ascii="Open Sans" w:hAnsi="Open Sans" w:cs="Open Sans"/>
                <w:color w:val="000000"/>
                <w:highlight w:val="yellow"/>
              </w:rPr>
              <w:t>GMROI</w:t>
            </w:r>
          </w:p>
          <w:p w14:paraId="05B282C0" w14:textId="74D6DC1B" w:rsidR="001448E7" w:rsidRDefault="001448E7" w:rsidP="001448E7">
            <w:pPr>
              <w:pStyle w:val="NormalWeb"/>
              <w:numPr>
                <w:ilvl w:val="1"/>
                <w:numId w:val="43"/>
              </w:numPr>
              <w:spacing w:before="120" w:beforeAutospacing="0" w:after="120" w:afterAutospacing="0"/>
              <w:contextualSpacing/>
              <w:rPr>
                <w:rFonts w:ascii="Open Sans" w:hAnsi="Open Sans" w:cs="Open Sans"/>
                <w:color w:val="000000"/>
              </w:rPr>
            </w:pPr>
            <w:r>
              <w:rPr>
                <w:rFonts w:ascii="Open Sans" w:hAnsi="Open Sans" w:cs="Open Sans"/>
                <w:color w:val="000000"/>
              </w:rPr>
              <w:t>Demographic basket</w:t>
            </w:r>
          </w:p>
          <w:p w14:paraId="2C4EAC69" w14:textId="621A4BE3" w:rsidR="001448E7" w:rsidRDefault="001448E7" w:rsidP="001448E7">
            <w:pPr>
              <w:pStyle w:val="NormalWeb"/>
              <w:numPr>
                <w:ilvl w:val="1"/>
                <w:numId w:val="43"/>
              </w:numPr>
              <w:spacing w:before="120" w:beforeAutospacing="0" w:after="120" w:afterAutospacing="0"/>
              <w:contextualSpacing/>
              <w:rPr>
                <w:rFonts w:ascii="Open Sans" w:hAnsi="Open Sans" w:cs="Open Sans"/>
                <w:color w:val="000000"/>
              </w:rPr>
            </w:pPr>
            <w:r>
              <w:rPr>
                <w:rFonts w:ascii="Open Sans" w:hAnsi="Open Sans" w:cs="Open Sans"/>
                <w:color w:val="000000"/>
              </w:rPr>
              <w:t>Channel analysis</w:t>
            </w:r>
          </w:p>
          <w:p w14:paraId="6138F582" w14:textId="15B482C7" w:rsidR="001448E7" w:rsidRDefault="001448E7" w:rsidP="001448E7">
            <w:pPr>
              <w:pStyle w:val="NormalWeb"/>
              <w:numPr>
                <w:ilvl w:val="1"/>
                <w:numId w:val="43"/>
              </w:numPr>
              <w:spacing w:before="120" w:beforeAutospacing="0" w:after="120" w:afterAutospacing="0"/>
              <w:contextualSpacing/>
              <w:rPr>
                <w:rFonts w:ascii="Open Sans" w:hAnsi="Open Sans" w:cs="Open Sans"/>
                <w:color w:val="000000"/>
              </w:rPr>
            </w:pPr>
            <w:r>
              <w:rPr>
                <w:rFonts w:ascii="Open Sans" w:hAnsi="Open Sans" w:cs="Open Sans"/>
                <w:color w:val="000000"/>
              </w:rPr>
              <w:t>Customer profiling</w:t>
            </w:r>
          </w:p>
          <w:p w14:paraId="4909D38D" w14:textId="77777777" w:rsidR="0084295F" w:rsidRDefault="0084295F" w:rsidP="0084295F">
            <w:pPr>
              <w:pStyle w:val="NormalWeb"/>
              <w:spacing w:before="120" w:beforeAutospacing="0" w:after="120" w:afterAutospacing="0"/>
              <w:contextualSpacing/>
              <w:rPr>
                <w:rFonts w:ascii="Open Sans" w:hAnsi="Open Sans" w:cs="Open Sans"/>
                <w:color w:val="000000"/>
              </w:rPr>
            </w:pPr>
          </w:p>
          <w:p w14:paraId="2B96416D" w14:textId="1012ED08" w:rsidR="008139AD" w:rsidRPr="008139AD" w:rsidRDefault="008139AD" w:rsidP="008139AD">
            <w:pPr>
              <w:pStyle w:val="NormalWeb"/>
              <w:numPr>
                <w:ilvl w:val="0"/>
                <w:numId w:val="43"/>
              </w:numPr>
              <w:spacing w:before="120" w:after="120"/>
              <w:contextualSpacing/>
              <w:rPr>
                <w:rFonts w:ascii="Open Sans" w:hAnsi="Open Sans" w:cs="Open Sans"/>
                <w:color w:val="000000"/>
              </w:rPr>
            </w:pPr>
            <w:r w:rsidRPr="008139AD">
              <w:rPr>
                <w:rFonts w:ascii="Open Sans" w:hAnsi="Open Sans" w:cs="Open Sans"/>
                <w:color w:val="000000"/>
              </w:rPr>
              <w:t xml:space="preserve">A business would want to keep its best and most valuable customers. </w:t>
            </w:r>
            <w:r>
              <w:rPr>
                <w:rFonts w:ascii="Open Sans" w:hAnsi="Open Sans" w:cs="Open Sans"/>
                <w:color w:val="000000"/>
              </w:rPr>
              <w:t>Which of these</w:t>
            </w:r>
            <w:r w:rsidRPr="008139AD">
              <w:rPr>
                <w:rFonts w:ascii="Open Sans" w:hAnsi="Open Sans" w:cs="Open Sans"/>
                <w:color w:val="000000"/>
              </w:rPr>
              <w:t xml:space="preserve"> </w:t>
            </w:r>
            <w:r>
              <w:rPr>
                <w:rFonts w:ascii="Open Sans" w:hAnsi="Open Sans" w:cs="Open Sans"/>
                <w:color w:val="000000"/>
              </w:rPr>
              <w:t>is an area to be analysed</w:t>
            </w:r>
            <w:r w:rsidRPr="008139AD">
              <w:rPr>
                <w:rFonts w:ascii="Open Sans" w:hAnsi="Open Sans" w:cs="Open Sans"/>
                <w:color w:val="000000"/>
              </w:rPr>
              <w:t>?</w:t>
            </w:r>
          </w:p>
          <w:p w14:paraId="612F735C" w14:textId="2ED00961" w:rsidR="001448E7" w:rsidRDefault="001448E7" w:rsidP="001448E7">
            <w:pPr>
              <w:pStyle w:val="NormalWeb"/>
              <w:numPr>
                <w:ilvl w:val="1"/>
                <w:numId w:val="43"/>
              </w:numPr>
              <w:spacing w:before="120" w:beforeAutospacing="0" w:after="120" w:afterAutospacing="0"/>
              <w:contextualSpacing/>
              <w:rPr>
                <w:rFonts w:ascii="Open Sans" w:hAnsi="Open Sans" w:cs="Open Sans"/>
                <w:color w:val="000000"/>
              </w:rPr>
            </w:pPr>
            <w:r w:rsidRPr="001448E7">
              <w:rPr>
                <w:rFonts w:ascii="Open Sans" w:hAnsi="Open Sans" w:cs="Open Sans"/>
                <w:color w:val="000000"/>
                <w:highlight w:val="yellow"/>
              </w:rPr>
              <w:t>Share of wallet</w:t>
            </w:r>
          </w:p>
          <w:p w14:paraId="74698947" w14:textId="7DE99303" w:rsidR="001448E7" w:rsidRDefault="001448E7" w:rsidP="001448E7">
            <w:pPr>
              <w:pStyle w:val="NormalWeb"/>
              <w:numPr>
                <w:ilvl w:val="1"/>
                <w:numId w:val="43"/>
              </w:numPr>
              <w:spacing w:before="120" w:beforeAutospacing="0" w:after="120" w:afterAutospacing="0"/>
              <w:contextualSpacing/>
              <w:rPr>
                <w:rFonts w:ascii="Open Sans" w:hAnsi="Open Sans" w:cs="Open Sans"/>
                <w:color w:val="000000"/>
              </w:rPr>
            </w:pPr>
            <w:r>
              <w:rPr>
                <w:rFonts w:ascii="Open Sans" w:hAnsi="Open Sans" w:cs="Open Sans"/>
                <w:color w:val="000000"/>
              </w:rPr>
              <w:t>Weeks of supply</w:t>
            </w:r>
          </w:p>
          <w:p w14:paraId="0FC46879" w14:textId="0FB2218F" w:rsidR="001448E7" w:rsidRDefault="001448E7" w:rsidP="001448E7">
            <w:pPr>
              <w:pStyle w:val="NormalWeb"/>
              <w:numPr>
                <w:ilvl w:val="1"/>
                <w:numId w:val="43"/>
              </w:numPr>
              <w:spacing w:before="120" w:beforeAutospacing="0" w:after="120" w:afterAutospacing="0"/>
              <w:contextualSpacing/>
              <w:rPr>
                <w:rFonts w:ascii="Open Sans" w:hAnsi="Open Sans" w:cs="Open Sans"/>
                <w:color w:val="000000"/>
              </w:rPr>
            </w:pPr>
            <w:r>
              <w:rPr>
                <w:rFonts w:ascii="Open Sans" w:hAnsi="Open Sans" w:cs="Open Sans"/>
                <w:color w:val="000000"/>
              </w:rPr>
              <w:t>Attachment rates</w:t>
            </w:r>
          </w:p>
          <w:p w14:paraId="7CE8B136" w14:textId="19059819" w:rsidR="001448E7" w:rsidRDefault="001448E7" w:rsidP="001448E7">
            <w:pPr>
              <w:pStyle w:val="NormalWeb"/>
              <w:numPr>
                <w:ilvl w:val="1"/>
                <w:numId w:val="43"/>
              </w:numPr>
              <w:spacing w:before="120" w:beforeAutospacing="0" w:after="120" w:afterAutospacing="0"/>
              <w:contextualSpacing/>
              <w:rPr>
                <w:rFonts w:ascii="Open Sans" w:hAnsi="Open Sans" w:cs="Open Sans"/>
                <w:color w:val="000000"/>
              </w:rPr>
            </w:pPr>
            <w:r>
              <w:rPr>
                <w:rFonts w:ascii="Open Sans" w:hAnsi="Open Sans" w:cs="Open Sans"/>
                <w:color w:val="000000"/>
              </w:rPr>
              <w:t>Promo Lift</w:t>
            </w:r>
          </w:p>
          <w:p w14:paraId="06A8C2B0" w14:textId="77777777" w:rsidR="0084295F" w:rsidRDefault="0084295F" w:rsidP="0084295F">
            <w:pPr>
              <w:pStyle w:val="NormalWeb"/>
              <w:spacing w:before="120" w:beforeAutospacing="0" w:after="120" w:afterAutospacing="0"/>
              <w:contextualSpacing/>
              <w:rPr>
                <w:rFonts w:ascii="Open Sans" w:hAnsi="Open Sans" w:cs="Open Sans"/>
                <w:color w:val="000000"/>
              </w:rPr>
            </w:pPr>
          </w:p>
          <w:p w14:paraId="7E214F4F" w14:textId="77777777" w:rsidR="008139AD" w:rsidRDefault="008139AD" w:rsidP="008139AD">
            <w:pPr>
              <w:pStyle w:val="NormalWeb"/>
              <w:numPr>
                <w:ilvl w:val="0"/>
                <w:numId w:val="43"/>
              </w:numPr>
              <w:spacing w:before="120" w:beforeAutospacing="0" w:after="120" w:afterAutospacing="0"/>
              <w:contextualSpacing/>
              <w:rPr>
                <w:rFonts w:ascii="Open Sans" w:hAnsi="Open Sans" w:cs="Open Sans"/>
                <w:color w:val="000000"/>
              </w:rPr>
            </w:pPr>
            <w:r>
              <w:rPr>
                <w:rFonts w:ascii="Open Sans" w:hAnsi="Open Sans" w:cs="Open Sans"/>
                <w:color w:val="000000"/>
              </w:rPr>
              <w:t xml:space="preserve">To analyse </w:t>
            </w:r>
            <w:r w:rsidRPr="008139AD">
              <w:rPr>
                <w:rFonts w:ascii="Open Sans" w:hAnsi="Open Sans" w:cs="Open Sans"/>
                <w:color w:val="000000"/>
              </w:rPr>
              <w:t>if your marketing efforts or promotions are achieving their targeted return on investment</w:t>
            </w:r>
            <w:r>
              <w:rPr>
                <w:rFonts w:ascii="Open Sans" w:hAnsi="Open Sans" w:cs="Open Sans"/>
                <w:color w:val="000000"/>
              </w:rPr>
              <w:t>, which of these areas should you measure</w:t>
            </w:r>
            <w:r w:rsidRPr="008139AD">
              <w:rPr>
                <w:rFonts w:ascii="Open Sans" w:hAnsi="Open Sans" w:cs="Open Sans"/>
                <w:color w:val="000000"/>
              </w:rPr>
              <w:t>?</w:t>
            </w:r>
          </w:p>
          <w:p w14:paraId="5EEC7C0A" w14:textId="7A7F9A7C" w:rsidR="001448E7" w:rsidRPr="00C72F71" w:rsidRDefault="001448E7" w:rsidP="001448E7">
            <w:pPr>
              <w:pStyle w:val="NormalWeb"/>
              <w:numPr>
                <w:ilvl w:val="1"/>
                <w:numId w:val="43"/>
              </w:numPr>
              <w:spacing w:before="120" w:beforeAutospacing="0" w:after="120" w:afterAutospacing="0"/>
              <w:contextualSpacing/>
              <w:rPr>
                <w:rFonts w:ascii="Open Sans" w:hAnsi="Open Sans" w:cs="Open Sans"/>
                <w:color w:val="000000"/>
                <w:highlight w:val="yellow"/>
              </w:rPr>
            </w:pPr>
            <w:r w:rsidRPr="00C72F71">
              <w:rPr>
                <w:rFonts w:ascii="Open Sans" w:hAnsi="Open Sans" w:cs="Open Sans"/>
                <w:color w:val="000000"/>
                <w:highlight w:val="yellow"/>
              </w:rPr>
              <w:t>Price points</w:t>
            </w:r>
          </w:p>
          <w:p w14:paraId="315F6CAB" w14:textId="13E87C29" w:rsidR="001448E7" w:rsidRDefault="001448E7" w:rsidP="001448E7">
            <w:pPr>
              <w:pStyle w:val="NormalWeb"/>
              <w:numPr>
                <w:ilvl w:val="1"/>
                <w:numId w:val="43"/>
              </w:numPr>
              <w:spacing w:before="120" w:beforeAutospacing="0" w:after="120" w:afterAutospacing="0"/>
              <w:contextualSpacing/>
              <w:rPr>
                <w:rFonts w:ascii="Open Sans" w:hAnsi="Open Sans" w:cs="Open Sans"/>
                <w:color w:val="000000"/>
              </w:rPr>
            </w:pPr>
            <w:r>
              <w:rPr>
                <w:rFonts w:ascii="Open Sans" w:hAnsi="Open Sans" w:cs="Open Sans"/>
                <w:color w:val="000000"/>
              </w:rPr>
              <w:t>Inventory turns</w:t>
            </w:r>
          </w:p>
          <w:p w14:paraId="34D89837" w14:textId="6A073193" w:rsidR="001448E7" w:rsidRDefault="001448E7" w:rsidP="001448E7">
            <w:pPr>
              <w:pStyle w:val="NormalWeb"/>
              <w:numPr>
                <w:ilvl w:val="1"/>
                <w:numId w:val="43"/>
              </w:numPr>
              <w:spacing w:before="120" w:beforeAutospacing="0" w:after="120" w:afterAutospacing="0"/>
              <w:contextualSpacing/>
              <w:rPr>
                <w:rFonts w:ascii="Open Sans" w:hAnsi="Open Sans" w:cs="Open Sans"/>
                <w:color w:val="000000"/>
              </w:rPr>
            </w:pPr>
            <w:r>
              <w:rPr>
                <w:rFonts w:ascii="Open Sans" w:hAnsi="Open Sans" w:cs="Open Sans"/>
                <w:color w:val="000000"/>
              </w:rPr>
              <w:t>In basket items</w:t>
            </w:r>
          </w:p>
          <w:p w14:paraId="74544361" w14:textId="6DA41075" w:rsidR="001448E7" w:rsidRDefault="00A2367C" w:rsidP="001448E7">
            <w:pPr>
              <w:pStyle w:val="NormalWeb"/>
              <w:numPr>
                <w:ilvl w:val="1"/>
                <w:numId w:val="43"/>
              </w:numPr>
              <w:spacing w:before="120" w:beforeAutospacing="0" w:after="120" w:afterAutospacing="0"/>
              <w:contextualSpacing/>
              <w:rPr>
                <w:rFonts w:ascii="Open Sans" w:hAnsi="Open Sans" w:cs="Open Sans"/>
                <w:color w:val="000000"/>
              </w:rPr>
            </w:pPr>
            <w:r>
              <w:rPr>
                <w:rFonts w:ascii="Open Sans" w:hAnsi="Open Sans" w:cs="Open Sans"/>
                <w:color w:val="000000"/>
              </w:rPr>
              <w:t>Target marketing</w:t>
            </w:r>
          </w:p>
          <w:p w14:paraId="2E21137E" w14:textId="05E35ADC" w:rsidR="001448E7" w:rsidRPr="008139AD" w:rsidRDefault="001448E7" w:rsidP="001448E7">
            <w:pPr>
              <w:pStyle w:val="NormalWeb"/>
              <w:spacing w:before="120" w:beforeAutospacing="0" w:after="120" w:afterAutospacing="0"/>
              <w:ind w:left="720"/>
              <w:contextualSpacing/>
              <w:rPr>
                <w:rFonts w:ascii="Open Sans" w:hAnsi="Open Sans" w:cs="Open Sans"/>
                <w:color w:val="000000"/>
              </w:rPr>
            </w:pPr>
          </w:p>
        </w:tc>
      </w:tr>
    </w:tbl>
    <w:p w14:paraId="7824D878" w14:textId="77777777" w:rsidR="003B1E83" w:rsidRDefault="003B1E83">
      <w:pPr>
        <w:rPr>
          <w:rFonts w:ascii="Open Sans" w:hAnsi="Open Sans" w:cs="Open Sans"/>
        </w:rPr>
      </w:pPr>
    </w:p>
    <w:p w14:paraId="38915B12" w14:textId="621D4245" w:rsidR="00AD593F" w:rsidRDefault="00AD593F">
      <w:pPr>
        <w:spacing w:after="160" w:line="259" w:lineRule="auto"/>
        <w:jc w:val="left"/>
      </w:pPr>
    </w:p>
    <w:sectPr w:rsidR="00AD593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LIM Li Siong" w:date="2016-12-20T10:42:00Z" w:initials="LLS">
    <w:p w14:paraId="53D769B9" w14:textId="29FF1034" w:rsidR="007A2B9F" w:rsidRDefault="007A2B9F">
      <w:pPr>
        <w:pStyle w:val="CommentText"/>
      </w:pPr>
      <w:r>
        <w:rPr>
          <w:rStyle w:val="CommentReference"/>
        </w:rPr>
        <w:annotationRef/>
      </w:r>
      <w:hyperlink r:id="rId1" w:history="1">
        <w:proofErr w:type="spellStart"/>
        <w:r>
          <w:rPr>
            <w:rStyle w:val="Hyperlink"/>
            <w:rFonts w:ascii="Open Sans" w:hAnsi="Open Sans" w:cs="Open Sans"/>
          </w:rPr>
          <w:t>P</w:t>
        </w:r>
        <w:r w:rsidRPr="00742D46">
          <w:rPr>
            <w:rStyle w:val="Hyperlink"/>
            <w:rFonts w:ascii="Open Sans" w:hAnsi="Open Sans" w:cs="Open Sans"/>
          </w:rPr>
          <w:t>ixabay</w:t>
        </w:r>
        <w:proofErr w:type="spellEnd"/>
      </w:hyperlink>
      <w:r>
        <w:rPr>
          <w:rFonts w:ascii="Open Sans" w:hAnsi="Open Sans" w:cs="Open Sans"/>
          <w:color w:val="000000"/>
        </w:rPr>
        <w:t xml:space="preserve"> - </w:t>
      </w:r>
      <w:r>
        <w:rPr>
          <w:rFonts w:ascii="Open Sans" w:hAnsi="Open Sans" w:cs="Open Sans"/>
        </w:rPr>
        <w:t>sample image</w:t>
      </w:r>
    </w:p>
  </w:comment>
  <w:comment w:id="3" w:author="LIM Li Siong" w:date="2016-12-20T11:12:00Z" w:initials="LLS">
    <w:p w14:paraId="1630D139" w14:textId="21D3D045" w:rsidR="007A2B9F" w:rsidRDefault="007A2B9F">
      <w:pPr>
        <w:pStyle w:val="CommentText"/>
      </w:pPr>
      <w:r>
        <w:rPr>
          <w:rStyle w:val="CommentReference"/>
        </w:rPr>
        <w:annotationRef/>
      </w:r>
      <w:r w:rsidR="00B55179">
        <w:t>S</w:t>
      </w:r>
      <w:r>
        <w:t>how objectives</w:t>
      </w:r>
      <w:r w:rsidR="00B55179">
        <w:t xml:space="preserve"> on click</w:t>
      </w:r>
    </w:p>
  </w:comment>
  <w:comment w:id="4" w:author="LIM Li Siong" w:date="2016-12-20T10:42:00Z" w:initials="LLS">
    <w:p w14:paraId="29F864AC" w14:textId="77777777" w:rsidR="007A2B9F" w:rsidRDefault="007A2B9F" w:rsidP="00742D46">
      <w:pPr>
        <w:rPr>
          <w:rFonts w:ascii="Open Sans" w:hAnsi="Open Sans" w:cs="Open Sans"/>
        </w:rPr>
      </w:pPr>
      <w:r>
        <w:rPr>
          <w:rStyle w:val="CommentReference"/>
        </w:rPr>
        <w:annotationRef/>
      </w:r>
      <w:hyperlink r:id="rId2" w:history="1">
        <w:proofErr w:type="spellStart"/>
        <w:r w:rsidRPr="00742D46">
          <w:rPr>
            <w:rStyle w:val="Hyperlink"/>
            <w:rFonts w:ascii="Open Sans" w:hAnsi="Open Sans" w:cs="Open Sans"/>
          </w:rPr>
          <w:t>Pixabay</w:t>
        </w:r>
        <w:proofErr w:type="spellEnd"/>
      </w:hyperlink>
      <w:r>
        <w:rPr>
          <w:rFonts w:ascii="Open Sans" w:hAnsi="Open Sans" w:cs="Open Sans"/>
        </w:rPr>
        <w:t xml:space="preserve"> – sample image</w:t>
      </w:r>
    </w:p>
    <w:p w14:paraId="393AD6CD" w14:textId="77777777" w:rsidR="007A2B9F" w:rsidRDefault="007A2B9F">
      <w:pPr>
        <w:pStyle w:val="CommentText"/>
      </w:pPr>
    </w:p>
  </w:comment>
  <w:comment w:id="5" w:author="LIM Li Siong" w:date="2016-12-22T16:10:00Z" w:initials="LLS">
    <w:p w14:paraId="1A36862E" w14:textId="6BB24368" w:rsidR="002D26E5" w:rsidRDefault="002D26E5">
      <w:pPr>
        <w:pStyle w:val="CommentText"/>
      </w:pPr>
      <w:r>
        <w:rPr>
          <w:rStyle w:val="CommentReference"/>
        </w:rPr>
        <w:annotationRef/>
      </w:r>
      <w:r>
        <w:t xml:space="preserve">Can buttons 1-6 be made into ‘hotspots’? e.g. </w:t>
      </w:r>
      <w:r w:rsidRPr="002D26E5">
        <w:t>http://elearning.enaspot.com/Samples/GuitarTheory/#/list/4?_k=1mfcc7</w:t>
      </w:r>
    </w:p>
  </w:comment>
  <w:comment w:id="6" w:author="LIM Li Siong" w:date="2016-12-20T15:26:00Z" w:initials="LLS">
    <w:p w14:paraId="2A131F28" w14:textId="3C1E0706" w:rsidR="00094B2C" w:rsidRDefault="00094B2C">
      <w:pPr>
        <w:pStyle w:val="CommentText"/>
      </w:pPr>
      <w:r>
        <w:rPr>
          <w:rStyle w:val="CommentReference"/>
        </w:rPr>
        <w:annotationRef/>
      </w:r>
      <w:hyperlink r:id="rId3" w:history="1">
        <w:proofErr w:type="spellStart"/>
        <w:r w:rsidRPr="00094B2C">
          <w:rPr>
            <w:rStyle w:val="Hyperlink"/>
          </w:rPr>
          <w:t>Pixabay</w:t>
        </w:r>
        <w:proofErr w:type="spellEnd"/>
      </w:hyperlink>
      <w:r>
        <w:t xml:space="preserve"> – sample image</w:t>
      </w:r>
    </w:p>
  </w:comment>
  <w:comment w:id="7" w:author="LIM Li Siong" w:date="2016-12-20T15:27:00Z" w:initials="LLS">
    <w:p w14:paraId="6D481A5B" w14:textId="77777777" w:rsidR="00094B2C" w:rsidRDefault="00094B2C" w:rsidP="00094B2C">
      <w:pPr>
        <w:pStyle w:val="NormalWeb"/>
        <w:spacing w:before="120" w:beforeAutospacing="0" w:after="120" w:afterAutospacing="0"/>
        <w:contextualSpacing/>
        <w:rPr>
          <w:rFonts w:ascii="Open Sans" w:hAnsi="Open Sans" w:cs="Open Sans"/>
          <w:color w:val="000000"/>
        </w:rPr>
      </w:pPr>
      <w:r>
        <w:rPr>
          <w:rStyle w:val="CommentReference"/>
        </w:rPr>
        <w:annotationRef/>
      </w:r>
      <w:r w:rsidRPr="00094B2C">
        <w:rPr>
          <w:rFonts w:ascii="Open Sans" w:hAnsi="Open Sans" w:cs="Open Sans"/>
          <w:color w:val="000000"/>
        </w:rPr>
        <w:t>Show on click of button</w:t>
      </w:r>
      <w:r w:rsidR="003923BF">
        <w:rPr>
          <w:rFonts w:ascii="Open Sans" w:hAnsi="Open Sans" w:cs="Open Sans"/>
          <w:color w:val="000000"/>
        </w:rPr>
        <w:t xml:space="preserve"> – when answer is correct or after the 2</w:t>
      </w:r>
      <w:r w:rsidR="003923BF" w:rsidRPr="003923BF">
        <w:rPr>
          <w:rFonts w:ascii="Open Sans" w:hAnsi="Open Sans" w:cs="Open Sans"/>
          <w:color w:val="000000"/>
          <w:vertAlign w:val="superscript"/>
        </w:rPr>
        <w:t>nd</w:t>
      </w:r>
      <w:r w:rsidR="003923BF">
        <w:rPr>
          <w:rFonts w:ascii="Open Sans" w:hAnsi="Open Sans" w:cs="Open Sans"/>
          <w:color w:val="000000"/>
        </w:rPr>
        <w:t xml:space="preserve"> try.</w:t>
      </w:r>
    </w:p>
    <w:p w14:paraId="0227F951" w14:textId="77777777" w:rsidR="00094B2C" w:rsidRDefault="00094B2C">
      <w:pPr>
        <w:pStyle w:val="CommentText"/>
      </w:pPr>
    </w:p>
  </w:comment>
  <w:comment w:id="8" w:author="LIM Li Siong" w:date="2016-12-20T18:09:00Z" w:initials="LLS">
    <w:p w14:paraId="5087E667" w14:textId="5021E6F1" w:rsidR="003923BF" w:rsidRDefault="003923BF" w:rsidP="003923BF">
      <w:pPr>
        <w:pStyle w:val="NormalWeb"/>
        <w:spacing w:before="120" w:beforeAutospacing="0" w:after="120" w:afterAutospacing="0"/>
        <w:contextualSpacing/>
        <w:rPr>
          <w:rFonts w:ascii="Open Sans" w:hAnsi="Open Sans" w:cs="Open Sans"/>
          <w:color w:val="000000"/>
        </w:rPr>
      </w:pPr>
      <w:r>
        <w:rPr>
          <w:rStyle w:val="CommentReference"/>
        </w:rPr>
        <w:annotationRef/>
      </w:r>
      <w:r>
        <w:rPr>
          <w:rStyle w:val="CommentReference"/>
        </w:rPr>
        <w:annotationRef/>
      </w:r>
      <w:r w:rsidRPr="00094B2C">
        <w:rPr>
          <w:rFonts w:ascii="Open Sans" w:hAnsi="Open Sans" w:cs="Open Sans"/>
          <w:color w:val="000000"/>
        </w:rPr>
        <w:t>Show on click of button</w:t>
      </w:r>
      <w:r>
        <w:rPr>
          <w:rFonts w:ascii="Open Sans" w:hAnsi="Open Sans" w:cs="Open Sans"/>
          <w:color w:val="000000"/>
        </w:rPr>
        <w:t xml:space="preserve"> – when answer is wrong in the first try.</w:t>
      </w:r>
    </w:p>
    <w:p w14:paraId="1D66699A" w14:textId="5269BCFD" w:rsidR="003923BF" w:rsidRDefault="003923BF">
      <w:pPr>
        <w:pStyle w:val="CommentText"/>
      </w:pPr>
    </w:p>
  </w:comment>
  <w:comment w:id="9" w:author="LIM Li Siong" w:date="2016-12-20T15:29:00Z" w:initials="LLS">
    <w:p w14:paraId="20FA1C69" w14:textId="77777777" w:rsidR="00094B2C" w:rsidRDefault="00094B2C" w:rsidP="00094B2C">
      <w:pPr>
        <w:pStyle w:val="NormalWeb"/>
        <w:spacing w:before="120" w:beforeAutospacing="0" w:after="120" w:afterAutospacing="0"/>
        <w:contextualSpacing/>
        <w:rPr>
          <w:rFonts w:ascii="Open Sans" w:hAnsi="Open Sans" w:cs="Open Sans"/>
          <w:color w:val="000000"/>
        </w:rPr>
      </w:pPr>
      <w:r>
        <w:rPr>
          <w:rStyle w:val="CommentReference"/>
        </w:rPr>
        <w:annotationRef/>
      </w:r>
      <w:r>
        <w:rPr>
          <w:rStyle w:val="CommentReference"/>
        </w:rPr>
        <w:annotationRef/>
      </w:r>
      <w:r w:rsidRPr="00094B2C">
        <w:rPr>
          <w:rFonts w:ascii="Open Sans" w:hAnsi="Open Sans" w:cs="Open Sans"/>
          <w:color w:val="000000"/>
        </w:rPr>
        <w:t>Show on click of button</w:t>
      </w:r>
    </w:p>
    <w:p w14:paraId="137D1CEA" w14:textId="41CAED30" w:rsidR="00094B2C" w:rsidRDefault="00094B2C">
      <w:pPr>
        <w:pStyle w:val="CommentText"/>
      </w:pPr>
    </w:p>
  </w:comment>
  <w:comment w:id="10" w:author="LIM Li Siong" w:date="2016-12-20T15:29:00Z" w:initials="LLS">
    <w:p w14:paraId="479F83B2" w14:textId="77777777" w:rsidR="00094B2C" w:rsidRDefault="00094B2C" w:rsidP="00094B2C">
      <w:pPr>
        <w:pStyle w:val="NormalWeb"/>
        <w:spacing w:before="120" w:beforeAutospacing="0" w:after="120" w:afterAutospacing="0"/>
        <w:contextualSpacing/>
        <w:rPr>
          <w:rFonts w:ascii="Open Sans" w:hAnsi="Open Sans" w:cs="Open Sans"/>
          <w:color w:val="000000"/>
        </w:rPr>
      </w:pPr>
      <w:r>
        <w:rPr>
          <w:rStyle w:val="CommentReference"/>
        </w:rPr>
        <w:annotationRef/>
      </w:r>
      <w:r>
        <w:rPr>
          <w:rStyle w:val="CommentReference"/>
        </w:rPr>
        <w:annotationRef/>
      </w:r>
      <w:r w:rsidRPr="00094B2C">
        <w:rPr>
          <w:rFonts w:ascii="Open Sans" w:hAnsi="Open Sans" w:cs="Open Sans"/>
          <w:color w:val="000000"/>
        </w:rPr>
        <w:t>Show on click of button</w:t>
      </w:r>
    </w:p>
    <w:p w14:paraId="3620B70C" w14:textId="201B051A" w:rsidR="00094B2C" w:rsidRDefault="00094B2C">
      <w:pPr>
        <w:pStyle w:val="CommentText"/>
      </w:pPr>
    </w:p>
  </w:comment>
  <w:comment w:id="11" w:author="LIM Li Siong" w:date="2016-12-20T15:29:00Z" w:initials="LLS">
    <w:p w14:paraId="131A72F7" w14:textId="77777777" w:rsidR="00094B2C" w:rsidRDefault="00094B2C" w:rsidP="00094B2C">
      <w:pPr>
        <w:pStyle w:val="NormalWeb"/>
        <w:spacing w:before="120" w:beforeAutospacing="0" w:after="120" w:afterAutospacing="0"/>
        <w:contextualSpacing/>
        <w:rPr>
          <w:rFonts w:ascii="Open Sans" w:hAnsi="Open Sans" w:cs="Open Sans"/>
          <w:color w:val="000000"/>
        </w:rPr>
      </w:pPr>
      <w:r>
        <w:rPr>
          <w:rStyle w:val="CommentReference"/>
        </w:rPr>
        <w:annotationRef/>
      </w:r>
      <w:r>
        <w:rPr>
          <w:rStyle w:val="CommentReference"/>
        </w:rPr>
        <w:annotationRef/>
      </w:r>
      <w:r w:rsidRPr="00094B2C">
        <w:rPr>
          <w:rFonts w:ascii="Open Sans" w:hAnsi="Open Sans" w:cs="Open Sans"/>
          <w:color w:val="000000"/>
        </w:rPr>
        <w:t>Show on click of button</w:t>
      </w:r>
    </w:p>
    <w:p w14:paraId="4D8C27EB" w14:textId="14E43D90" w:rsidR="00094B2C" w:rsidRDefault="00094B2C">
      <w:pPr>
        <w:pStyle w:val="CommentText"/>
      </w:pPr>
    </w:p>
  </w:comment>
  <w:comment w:id="12" w:author="LIM Li Siong" w:date="2016-12-20T17:03:00Z" w:initials="LLS">
    <w:p w14:paraId="27C67BB7" w14:textId="479FC49B" w:rsidR="00360F7C" w:rsidRDefault="00360F7C">
      <w:pPr>
        <w:pStyle w:val="CommentText"/>
      </w:pPr>
      <w:r>
        <w:rPr>
          <w:rStyle w:val="CommentReference"/>
        </w:rPr>
        <w:annotationRef/>
      </w:r>
      <w:r>
        <w:t>Show the relevant materials (see below) on click of accordion tab.</w:t>
      </w:r>
    </w:p>
  </w:comment>
  <w:comment w:id="13" w:author="LIM Li Siong" w:date="2016-12-20T17:07:00Z" w:initials="LLS">
    <w:p w14:paraId="4068AC68" w14:textId="61335C13" w:rsidR="00756809" w:rsidRDefault="00756809">
      <w:pPr>
        <w:pStyle w:val="CommentText"/>
      </w:pPr>
      <w:r>
        <w:rPr>
          <w:rStyle w:val="CommentReference"/>
        </w:rPr>
        <w:annotationRef/>
      </w:r>
      <w:r>
        <w:t>Show on click of button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D769B9" w15:done="0"/>
  <w15:commentEx w15:paraId="1630D139" w15:done="0"/>
  <w15:commentEx w15:paraId="393AD6CD" w15:done="0"/>
  <w15:commentEx w15:paraId="1A36862E" w15:done="0"/>
  <w15:commentEx w15:paraId="2A131F28" w15:done="0"/>
  <w15:commentEx w15:paraId="0227F951" w15:done="0"/>
  <w15:commentEx w15:paraId="1D66699A" w15:done="0"/>
  <w15:commentEx w15:paraId="137D1CEA" w15:done="0"/>
  <w15:commentEx w15:paraId="3620B70C" w15:done="0"/>
  <w15:commentEx w15:paraId="4D8C27EB" w15:done="0"/>
  <w15:commentEx w15:paraId="27C67BB7" w15:done="0"/>
  <w15:commentEx w15:paraId="4068AC6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Open Sans">
    <w:altName w:val="Tahoma"/>
    <w:charset w:val="00"/>
    <w:family w:val="swiss"/>
    <w:pitch w:val="variable"/>
    <w:sig w:usb0="00000001" w:usb1="4000205B" w:usb2="00000028"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B3D15"/>
    <w:multiLevelType w:val="hybridMultilevel"/>
    <w:tmpl w:val="0826D5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47B1F99"/>
    <w:multiLevelType w:val="hybridMultilevel"/>
    <w:tmpl w:val="EF90FB3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64E0538"/>
    <w:multiLevelType w:val="hybridMultilevel"/>
    <w:tmpl w:val="AA60A656"/>
    <w:lvl w:ilvl="0" w:tplc="8E442FF4">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8A1464D"/>
    <w:multiLevelType w:val="hybridMultilevel"/>
    <w:tmpl w:val="56CC539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A115805"/>
    <w:multiLevelType w:val="hybridMultilevel"/>
    <w:tmpl w:val="DB7EEE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0A273002"/>
    <w:multiLevelType w:val="multilevel"/>
    <w:tmpl w:val="FD926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B57CD4"/>
    <w:multiLevelType w:val="hybridMultilevel"/>
    <w:tmpl w:val="27C29BA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148E4CEC"/>
    <w:multiLevelType w:val="hybridMultilevel"/>
    <w:tmpl w:val="7D9C5F12"/>
    <w:lvl w:ilvl="0" w:tplc="04090015">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152A315C"/>
    <w:multiLevelType w:val="hybridMultilevel"/>
    <w:tmpl w:val="9B860C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C0C32BA"/>
    <w:multiLevelType w:val="hybridMultilevel"/>
    <w:tmpl w:val="6A886132"/>
    <w:lvl w:ilvl="0" w:tplc="40989AEE">
      <w:start w:val="1"/>
      <w:numFmt w:val="bullet"/>
      <w:lvlText w:val="•"/>
      <w:lvlJc w:val="left"/>
      <w:pPr>
        <w:tabs>
          <w:tab w:val="num" w:pos="720"/>
        </w:tabs>
        <w:ind w:left="720" w:hanging="360"/>
      </w:pPr>
      <w:rPr>
        <w:rFonts w:ascii="Arial" w:hAnsi="Arial" w:hint="default"/>
      </w:rPr>
    </w:lvl>
    <w:lvl w:ilvl="1" w:tplc="1F5206CE" w:tentative="1">
      <w:start w:val="1"/>
      <w:numFmt w:val="bullet"/>
      <w:lvlText w:val="•"/>
      <w:lvlJc w:val="left"/>
      <w:pPr>
        <w:tabs>
          <w:tab w:val="num" w:pos="1440"/>
        </w:tabs>
        <w:ind w:left="1440" w:hanging="360"/>
      </w:pPr>
      <w:rPr>
        <w:rFonts w:ascii="Arial" w:hAnsi="Arial" w:hint="default"/>
      </w:rPr>
    </w:lvl>
    <w:lvl w:ilvl="2" w:tplc="50D44C2C" w:tentative="1">
      <w:start w:val="1"/>
      <w:numFmt w:val="bullet"/>
      <w:lvlText w:val="•"/>
      <w:lvlJc w:val="left"/>
      <w:pPr>
        <w:tabs>
          <w:tab w:val="num" w:pos="2160"/>
        </w:tabs>
        <w:ind w:left="2160" w:hanging="360"/>
      </w:pPr>
      <w:rPr>
        <w:rFonts w:ascii="Arial" w:hAnsi="Arial" w:hint="default"/>
      </w:rPr>
    </w:lvl>
    <w:lvl w:ilvl="3" w:tplc="BCEACD86" w:tentative="1">
      <w:start w:val="1"/>
      <w:numFmt w:val="bullet"/>
      <w:lvlText w:val="•"/>
      <w:lvlJc w:val="left"/>
      <w:pPr>
        <w:tabs>
          <w:tab w:val="num" w:pos="2880"/>
        </w:tabs>
        <w:ind w:left="2880" w:hanging="360"/>
      </w:pPr>
      <w:rPr>
        <w:rFonts w:ascii="Arial" w:hAnsi="Arial" w:hint="default"/>
      </w:rPr>
    </w:lvl>
    <w:lvl w:ilvl="4" w:tplc="4D9812C2" w:tentative="1">
      <w:start w:val="1"/>
      <w:numFmt w:val="bullet"/>
      <w:lvlText w:val="•"/>
      <w:lvlJc w:val="left"/>
      <w:pPr>
        <w:tabs>
          <w:tab w:val="num" w:pos="3600"/>
        </w:tabs>
        <w:ind w:left="3600" w:hanging="360"/>
      </w:pPr>
      <w:rPr>
        <w:rFonts w:ascii="Arial" w:hAnsi="Arial" w:hint="default"/>
      </w:rPr>
    </w:lvl>
    <w:lvl w:ilvl="5" w:tplc="05A61E56" w:tentative="1">
      <w:start w:val="1"/>
      <w:numFmt w:val="bullet"/>
      <w:lvlText w:val="•"/>
      <w:lvlJc w:val="left"/>
      <w:pPr>
        <w:tabs>
          <w:tab w:val="num" w:pos="4320"/>
        </w:tabs>
        <w:ind w:left="4320" w:hanging="360"/>
      </w:pPr>
      <w:rPr>
        <w:rFonts w:ascii="Arial" w:hAnsi="Arial" w:hint="default"/>
      </w:rPr>
    </w:lvl>
    <w:lvl w:ilvl="6" w:tplc="293671D8" w:tentative="1">
      <w:start w:val="1"/>
      <w:numFmt w:val="bullet"/>
      <w:lvlText w:val="•"/>
      <w:lvlJc w:val="left"/>
      <w:pPr>
        <w:tabs>
          <w:tab w:val="num" w:pos="5040"/>
        </w:tabs>
        <w:ind w:left="5040" w:hanging="360"/>
      </w:pPr>
      <w:rPr>
        <w:rFonts w:ascii="Arial" w:hAnsi="Arial" w:hint="default"/>
      </w:rPr>
    </w:lvl>
    <w:lvl w:ilvl="7" w:tplc="0ECCE6EA" w:tentative="1">
      <w:start w:val="1"/>
      <w:numFmt w:val="bullet"/>
      <w:lvlText w:val="•"/>
      <w:lvlJc w:val="left"/>
      <w:pPr>
        <w:tabs>
          <w:tab w:val="num" w:pos="5760"/>
        </w:tabs>
        <w:ind w:left="5760" w:hanging="360"/>
      </w:pPr>
      <w:rPr>
        <w:rFonts w:ascii="Arial" w:hAnsi="Arial" w:hint="default"/>
      </w:rPr>
    </w:lvl>
    <w:lvl w:ilvl="8" w:tplc="66FA206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CEF3081"/>
    <w:multiLevelType w:val="hybridMultilevel"/>
    <w:tmpl w:val="DEE24182"/>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1" w15:restartNumberingAfterBreak="0">
    <w:nsid w:val="1E88022C"/>
    <w:multiLevelType w:val="hybridMultilevel"/>
    <w:tmpl w:val="7B5ACAC6"/>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20DC551B"/>
    <w:multiLevelType w:val="hybridMultilevel"/>
    <w:tmpl w:val="65447CC8"/>
    <w:lvl w:ilvl="0" w:tplc="CBAE91C2">
      <w:numFmt w:val="bullet"/>
      <w:lvlText w:val="•"/>
      <w:lvlJc w:val="left"/>
      <w:pPr>
        <w:ind w:left="720" w:hanging="360"/>
      </w:pPr>
      <w:rPr>
        <w:rFonts w:ascii="Arial" w:eastAsia="SimSun" w:hAnsi="Arial" w:cs="Aria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252C4A63"/>
    <w:multiLevelType w:val="hybridMultilevel"/>
    <w:tmpl w:val="0F1C2BF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255C743B"/>
    <w:multiLevelType w:val="hybridMultilevel"/>
    <w:tmpl w:val="8056EAD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282C600C"/>
    <w:multiLevelType w:val="hybridMultilevel"/>
    <w:tmpl w:val="F9FCC69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2605899"/>
    <w:multiLevelType w:val="multilevel"/>
    <w:tmpl w:val="7FCAD65C"/>
    <w:lvl w:ilvl="0">
      <w:start w:val="1"/>
      <w:numFmt w:val="decimal"/>
      <w:lvlText w:val="%1."/>
      <w:lvlJc w:val="left"/>
      <w:pPr>
        <w:ind w:left="360" w:hanging="360"/>
      </w:p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D7F72E9"/>
    <w:multiLevelType w:val="hybridMultilevel"/>
    <w:tmpl w:val="E772976C"/>
    <w:lvl w:ilvl="0" w:tplc="AAA62208">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8" w15:restartNumberingAfterBreak="0">
    <w:nsid w:val="3E8B2960"/>
    <w:multiLevelType w:val="hybridMultilevel"/>
    <w:tmpl w:val="0560AC1C"/>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3EB60FE6"/>
    <w:multiLevelType w:val="hybridMultilevel"/>
    <w:tmpl w:val="5256FCC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43B069E5"/>
    <w:multiLevelType w:val="hybridMultilevel"/>
    <w:tmpl w:val="AA04E5C2"/>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1" w15:restartNumberingAfterBreak="0">
    <w:nsid w:val="48E11CBE"/>
    <w:multiLevelType w:val="hybridMultilevel"/>
    <w:tmpl w:val="5EBE1600"/>
    <w:lvl w:ilvl="0" w:tplc="A03C9032">
      <w:numFmt w:val="bullet"/>
      <w:lvlText w:val="·"/>
      <w:lvlJc w:val="left"/>
      <w:pPr>
        <w:ind w:left="720" w:hanging="360"/>
      </w:pPr>
      <w:rPr>
        <w:rFonts w:ascii="Open Sans" w:eastAsia="PMingLiU" w:hAnsi="Open Sans" w:cs="Open San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508F53B3"/>
    <w:multiLevelType w:val="hybridMultilevel"/>
    <w:tmpl w:val="6BE25A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50C015A2"/>
    <w:multiLevelType w:val="hybridMultilevel"/>
    <w:tmpl w:val="2570C56E"/>
    <w:lvl w:ilvl="0" w:tplc="CBAE91C2">
      <w:numFmt w:val="bullet"/>
      <w:lvlText w:val="•"/>
      <w:lvlJc w:val="left"/>
      <w:pPr>
        <w:ind w:left="720" w:hanging="360"/>
      </w:pPr>
      <w:rPr>
        <w:rFonts w:ascii="Arial" w:eastAsia="SimSun" w:hAnsi="Arial" w:cs="Aria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54E64012"/>
    <w:multiLevelType w:val="hybridMultilevel"/>
    <w:tmpl w:val="58D6A27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577D22A0"/>
    <w:multiLevelType w:val="hybridMultilevel"/>
    <w:tmpl w:val="1EE24F2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58BF69DD"/>
    <w:multiLevelType w:val="hybridMultilevel"/>
    <w:tmpl w:val="06F4F8C6"/>
    <w:lvl w:ilvl="0" w:tplc="5B22B88A">
      <w:start w:val="1"/>
      <w:numFmt w:val="upperLetter"/>
      <w:lvlText w:val="%1."/>
      <w:lvlJc w:val="left"/>
      <w:pPr>
        <w:ind w:left="720" w:hanging="360"/>
      </w:pPr>
      <w:rPr>
        <w:rFonts w:hint="default"/>
        <w:b/>
        <w:color w:val="00000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58FF706B"/>
    <w:multiLevelType w:val="hybridMultilevel"/>
    <w:tmpl w:val="1398067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5C6972D7"/>
    <w:multiLevelType w:val="hybridMultilevel"/>
    <w:tmpl w:val="E5CED43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5CC64F15"/>
    <w:multiLevelType w:val="hybridMultilevel"/>
    <w:tmpl w:val="AFA0F990"/>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652E5F8B"/>
    <w:multiLevelType w:val="hybridMultilevel"/>
    <w:tmpl w:val="7C8C914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669F267E"/>
    <w:multiLevelType w:val="hybridMultilevel"/>
    <w:tmpl w:val="06F425D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692E5649"/>
    <w:multiLevelType w:val="hybridMultilevel"/>
    <w:tmpl w:val="1834DE9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69594047"/>
    <w:multiLevelType w:val="hybridMultilevel"/>
    <w:tmpl w:val="9768023E"/>
    <w:lvl w:ilvl="0" w:tplc="48090015">
      <w:start w:val="1"/>
      <w:numFmt w:val="upperLetter"/>
      <w:lvlText w:val="%1."/>
      <w:lvlJc w:val="left"/>
      <w:pPr>
        <w:ind w:left="3338" w:hanging="360"/>
      </w:pPr>
      <w:rPr>
        <w:rFonts w:hint="default"/>
      </w:rPr>
    </w:lvl>
    <w:lvl w:ilvl="1" w:tplc="48090019" w:tentative="1">
      <w:start w:val="1"/>
      <w:numFmt w:val="lowerLetter"/>
      <w:lvlText w:val="%2."/>
      <w:lvlJc w:val="left"/>
      <w:pPr>
        <w:ind w:left="4058" w:hanging="360"/>
      </w:pPr>
    </w:lvl>
    <w:lvl w:ilvl="2" w:tplc="4809001B" w:tentative="1">
      <w:start w:val="1"/>
      <w:numFmt w:val="lowerRoman"/>
      <w:lvlText w:val="%3."/>
      <w:lvlJc w:val="right"/>
      <w:pPr>
        <w:ind w:left="4778" w:hanging="180"/>
      </w:pPr>
    </w:lvl>
    <w:lvl w:ilvl="3" w:tplc="4809000F" w:tentative="1">
      <w:start w:val="1"/>
      <w:numFmt w:val="decimal"/>
      <w:lvlText w:val="%4."/>
      <w:lvlJc w:val="left"/>
      <w:pPr>
        <w:ind w:left="5498" w:hanging="360"/>
      </w:pPr>
    </w:lvl>
    <w:lvl w:ilvl="4" w:tplc="48090019" w:tentative="1">
      <w:start w:val="1"/>
      <w:numFmt w:val="lowerLetter"/>
      <w:lvlText w:val="%5."/>
      <w:lvlJc w:val="left"/>
      <w:pPr>
        <w:ind w:left="6218" w:hanging="360"/>
      </w:pPr>
    </w:lvl>
    <w:lvl w:ilvl="5" w:tplc="4809001B" w:tentative="1">
      <w:start w:val="1"/>
      <w:numFmt w:val="lowerRoman"/>
      <w:lvlText w:val="%6."/>
      <w:lvlJc w:val="right"/>
      <w:pPr>
        <w:ind w:left="6938" w:hanging="180"/>
      </w:pPr>
    </w:lvl>
    <w:lvl w:ilvl="6" w:tplc="4809000F" w:tentative="1">
      <w:start w:val="1"/>
      <w:numFmt w:val="decimal"/>
      <w:lvlText w:val="%7."/>
      <w:lvlJc w:val="left"/>
      <w:pPr>
        <w:ind w:left="7658" w:hanging="360"/>
      </w:pPr>
    </w:lvl>
    <w:lvl w:ilvl="7" w:tplc="48090019" w:tentative="1">
      <w:start w:val="1"/>
      <w:numFmt w:val="lowerLetter"/>
      <w:lvlText w:val="%8."/>
      <w:lvlJc w:val="left"/>
      <w:pPr>
        <w:ind w:left="8378" w:hanging="360"/>
      </w:pPr>
    </w:lvl>
    <w:lvl w:ilvl="8" w:tplc="4809001B" w:tentative="1">
      <w:start w:val="1"/>
      <w:numFmt w:val="lowerRoman"/>
      <w:lvlText w:val="%9."/>
      <w:lvlJc w:val="right"/>
      <w:pPr>
        <w:ind w:left="9098" w:hanging="180"/>
      </w:pPr>
    </w:lvl>
  </w:abstractNum>
  <w:abstractNum w:abstractNumId="34" w15:restartNumberingAfterBreak="0">
    <w:nsid w:val="6B572BD9"/>
    <w:multiLevelType w:val="hybridMultilevel"/>
    <w:tmpl w:val="9FE819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5930DA"/>
    <w:multiLevelType w:val="hybridMultilevel"/>
    <w:tmpl w:val="B832E702"/>
    <w:lvl w:ilvl="0" w:tplc="CBAE91C2">
      <w:numFmt w:val="bullet"/>
      <w:lvlText w:val="•"/>
      <w:lvlJc w:val="left"/>
      <w:pPr>
        <w:ind w:left="720" w:hanging="360"/>
      </w:pPr>
      <w:rPr>
        <w:rFonts w:ascii="Arial" w:eastAsia="SimSu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15:restartNumberingAfterBreak="0">
    <w:nsid w:val="74ED7FFB"/>
    <w:multiLevelType w:val="multilevel"/>
    <w:tmpl w:val="3B5A5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06387D"/>
    <w:multiLevelType w:val="hybridMultilevel"/>
    <w:tmpl w:val="B7ACE9D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15:restartNumberingAfterBreak="0">
    <w:nsid w:val="79E63C72"/>
    <w:multiLevelType w:val="hybridMultilevel"/>
    <w:tmpl w:val="5712D2EC"/>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15:restartNumberingAfterBreak="0">
    <w:nsid w:val="7DA15349"/>
    <w:multiLevelType w:val="hybridMultilevel"/>
    <w:tmpl w:val="A7CA902E"/>
    <w:lvl w:ilvl="0" w:tplc="575A9480">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F32F15"/>
    <w:multiLevelType w:val="multilevel"/>
    <w:tmpl w:val="D32E1C28"/>
    <w:lvl w:ilvl="0">
      <w:start w:val="3"/>
      <w:numFmt w:val="decimal"/>
      <w:lvlText w:val="%1"/>
      <w:lvlJc w:val="left"/>
      <w:pPr>
        <w:ind w:left="360" w:hanging="360"/>
      </w:pPr>
      <w:rPr>
        <w:rFonts w:hint="default"/>
        <w:b/>
        <w:color w:val="000000"/>
      </w:rPr>
    </w:lvl>
    <w:lvl w:ilvl="1">
      <w:start w:val="3"/>
      <w:numFmt w:val="decimal"/>
      <w:lvlText w:val="%1.%2"/>
      <w:lvlJc w:val="left"/>
      <w:pPr>
        <w:ind w:left="360" w:hanging="360"/>
      </w:pPr>
      <w:rPr>
        <w:rFonts w:hint="default"/>
        <w:b/>
        <w:color w:val="000000"/>
      </w:rPr>
    </w:lvl>
    <w:lvl w:ilvl="2">
      <w:start w:val="1"/>
      <w:numFmt w:val="decimal"/>
      <w:lvlText w:val="%1.%2.%3"/>
      <w:lvlJc w:val="left"/>
      <w:pPr>
        <w:ind w:left="720" w:hanging="720"/>
      </w:pPr>
      <w:rPr>
        <w:rFonts w:hint="default"/>
        <w:b/>
        <w:color w:val="000000"/>
      </w:rPr>
    </w:lvl>
    <w:lvl w:ilvl="3">
      <w:start w:val="1"/>
      <w:numFmt w:val="decimal"/>
      <w:lvlText w:val="%1.%2.%3.%4"/>
      <w:lvlJc w:val="left"/>
      <w:pPr>
        <w:ind w:left="720" w:hanging="72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080" w:hanging="1080"/>
      </w:pPr>
      <w:rPr>
        <w:rFonts w:hint="default"/>
        <w:b/>
        <w:color w:val="000000"/>
      </w:rPr>
    </w:lvl>
    <w:lvl w:ilvl="6">
      <w:start w:val="1"/>
      <w:numFmt w:val="decimal"/>
      <w:lvlText w:val="%1.%2.%3.%4.%5.%6.%7"/>
      <w:lvlJc w:val="left"/>
      <w:pPr>
        <w:ind w:left="1440" w:hanging="1440"/>
      </w:pPr>
      <w:rPr>
        <w:rFonts w:hint="default"/>
        <w:b/>
        <w:color w:val="000000"/>
      </w:rPr>
    </w:lvl>
    <w:lvl w:ilvl="7">
      <w:start w:val="1"/>
      <w:numFmt w:val="decimal"/>
      <w:lvlText w:val="%1.%2.%3.%4.%5.%6.%7.%8"/>
      <w:lvlJc w:val="left"/>
      <w:pPr>
        <w:ind w:left="1440" w:hanging="1440"/>
      </w:pPr>
      <w:rPr>
        <w:rFonts w:hint="default"/>
        <w:b/>
        <w:color w:val="000000"/>
      </w:rPr>
    </w:lvl>
    <w:lvl w:ilvl="8">
      <w:start w:val="1"/>
      <w:numFmt w:val="decimal"/>
      <w:lvlText w:val="%1.%2.%3.%4.%5.%6.%7.%8.%9"/>
      <w:lvlJc w:val="left"/>
      <w:pPr>
        <w:ind w:left="1800" w:hanging="1800"/>
      </w:pPr>
      <w:rPr>
        <w:rFonts w:hint="default"/>
        <w:b/>
        <w:color w:val="000000"/>
      </w:rPr>
    </w:lvl>
  </w:abstractNum>
  <w:num w:numId="1">
    <w:abstractNumId w:val="32"/>
  </w:num>
  <w:num w:numId="2">
    <w:abstractNumId w:val="36"/>
  </w:num>
  <w:num w:numId="3">
    <w:abstractNumId w:val="5"/>
  </w:num>
  <w:num w:numId="4">
    <w:abstractNumId w:val="31"/>
  </w:num>
  <w:num w:numId="5">
    <w:abstractNumId w:val="36"/>
  </w:num>
  <w:num w:numId="6">
    <w:abstractNumId w:val="5"/>
  </w:num>
  <w:num w:numId="7">
    <w:abstractNumId w:val="13"/>
  </w:num>
  <w:num w:numId="8">
    <w:abstractNumId w:val="21"/>
  </w:num>
  <w:num w:numId="9">
    <w:abstractNumId w:val="6"/>
  </w:num>
  <w:num w:numId="10">
    <w:abstractNumId w:val="12"/>
  </w:num>
  <w:num w:numId="11">
    <w:abstractNumId w:val="23"/>
  </w:num>
  <w:num w:numId="12">
    <w:abstractNumId w:val="35"/>
  </w:num>
  <w:num w:numId="13">
    <w:abstractNumId w:val="27"/>
  </w:num>
  <w:num w:numId="14">
    <w:abstractNumId w:val="20"/>
  </w:num>
  <w:num w:numId="15">
    <w:abstractNumId w:val="2"/>
  </w:num>
  <w:num w:numId="16">
    <w:abstractNumId w:val="16"/>
  </w:num>
  <w:num w:numId="17">
    <w:abstractNumId w:val="9"/>
  </w:num>
  <w:num w:numId="18">
    <w:abstractNumId w:val="30"/>
  </w:num>
  <w:num w:numId="19">
    <w:abstractNumId w:val="29"/>
  </w:num>
  <w:num w:numId="20">
    <w:abstractNumId w:val="0"/>
  </w:num>
  <w:num w:numId="21">
    <w:abstractNumId w:val="3"/>
  </w:num>
  <w:num w:numId="22">
    <w:abstractNumId w:val="7"/>
  </w:num>
  <w:num w:numId="23">
    <w:abstractNumId w:val="15"/>
  </w:num>
  <w:num w:numId="24">
    <w:abstractNumId w:val="17"/>
  </w:num>
  <w:num w:numId="25">
    <w:abstractNumId w:val="24"/>
  </w:num>
  <w:num w:numId="26">
    <w:abstractNumId w:val="11"/>
  </w:num>
  <w:num w:numId="27">
    <w:abstractNumId w:val="33"/>
  </w:num>
  <w:num w:numId="28">
    <w:abstractNumId w:val="26"/>
  </w:num>
  <w:num w:numId="29">
    <w:abstractNumId w:val="34"/>
  </w:num>
  <w:num w:numId="30">
    <w:abstractNumId w:val="39"/>
  </w:num>
  <w:num w:numId="31">
    <w:abstractNumId w:val="1"/>
  </w:num>
  <w:num w:numId="32">
    <w:abstractNumId w:val="40"/>
  </w:num>
  <w:num w:numId="33">
    <w:abstractNumId w:val="22"/>
  </w:num>
  <w:num w:numId="34">
    <w:abstractNumId w:val="25"/>
  </w:num>
  <w:num w:numId="35">
    <w:abstractNumId w:val="38"/>
  </w:num>
  <w:num w:numId="36">
    <w:abstractNumId w:val="10"/>
  </w:num>
  <w:num w:numId="37">
    <w:abstractNumId w:val="8"/>
  </w:num>
  <w:num w:numId="38">
    <w:abstractNumId w:val="37"/>
  </w:num>
  <w:num w:numId="39">
    <w:abstractNumId w:val="28"/>
  </w:num>
  <w:num w:numId="40">
    <w:abstractNumId w:val="4"/>
  </w:num>
  <w:num w:numId="41">
    <w:abstractNumId w:val="19"/>
  </w:num>
  <w:num w:numId="42">
    <w:abstractNumId w:val="14"/>
  </w:num>
  <w:num w:numId="43">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ANG Yih Wen">
    <w15:presenceInfo w15:providerId="AD" w15:userId="S-1-5-21-701957773-1426065679-1648912389-37327"/>
  </w15:person>
  <w15:person w15:author="LIM Li Siong">
    <w15:presenceInfo w15:providerId="AD" w15:userId="S-1-5-21-701957773-1426065679-1648912389-207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27E"/>
    <w:rsid w:val="00001BF7"/>
    <w:rsid w:val="00001FED"/>
    <w:rsid w:val="000243DC"/>
    <w:rsid w:val="00047BDF"/>
    <w:rsid w:val="000539F1"/>
    <w:rsid w:val="00093877"/>
    <w:rsid w:val="00094886"/>
    <w:rsid w:val="00094B2C"/>
    <w:rsid w:val="00096806"/>
    <w:rsid w:val="000A32B0"/>
    <w:rsid w:val="000C396A"/>
    <w:rsid w:val="000D3817"/>
    <w:rsid w:val="001029DE"/>
    <w:rsid w:val="00126BEF"/>
    <w:rsid w:val="001310DD"/>
    <w:rsid w:val="00141006"/>
    <w:rsid w:val="001448E7"/>
    <w:rsid w:val="00173EC2"/>
    <w:rsid w:val="0019641A"/>
    <w:rsid w:val="001967DE"/>
    <w:rsid w:val="001A3F63"/>
    <w:rsid w:val="001A79D5"/>
    <w:rsid w:val="001C53BA"/>
    <w:rsid w:val="001D2BC5"/>
    <w:rsid w:val="001D4183"/>
    <w:rsid w:val="0020248E"/>
    <w:rsid w:val="00211010"/>
    <w:rsid w:val="00215586"/>
    <w:rsid w:val="0024151F"/>
    <w:rsid w:val="00244DE3"/>
    <w:rsid w:val="0024775B"/>
    <w:rsid w:val="00253EE7"/>
    <w:rsid w:val="00254354"/>
    <w:rsid w:val="0027253B"/>
    <w:rsid w:val="0027394F"/>
    <w:rsid w:val="00274AF5"/>
    <w:rsid w:val="00281B2E"/>
    <w:rsid w:val="00282278"/>
    <w:rsid w:val="00294288"/>
    <w:rsid w:val="002A1E97"/>
    <w:rsid w:val="002B1876"/>
    <w:rsid w:val="002B5BDD"/>
    <w:rsid w:val="002C2C52"/>
    <w:rsid w:val="002C52CC"/>
    <w:rsid w:val="002D0143"/>
    <w:rsid w:val="002D26E5"/>
    <w:rsid w:val="002E3688"/>
    <w:rsid w:val="002E3D89"/>
    <w:rsid w:val="002E61BF"/>
    <w:rsid w:val="0031099A"/>
    <w:rsid w:val="0031272D"/>
    <w:rsid w:val="003241B3"/>
    <w:rsid w:val="00330E48"/>
    <w:rsid w:val="00360F7C"/>
    <w:rsid w:val="003865C1"/>
    <w:rsid w:val="00390A9D"/>
    <w:rsid w:val="003923BF"/>
    <w:rsid w:val="003B1E83"/>
    <w:rsid w:val="003D4705"/>
    <w:rsid w:val="003E03F1"/>
    <w:rsid w:val="003F52F2"/>
    <w:rsid w:val="00415147"/>
    <w:rsid w:val="00425E8B"/>
    <w:rsid w:val="004677E9"/>
    <w:rsid w:val="00470054"/>
    <w:rsid w:val="00474BDB"/>
    <w:rsid w:val="00477766"/>
    <w:rsid w:val="00480958"/>
    <w:rsid w:val="0048200D"/>
    <w:rsid w:val="004D56D4"/>
    <w:rsid w:val="004E2880"/>
    <w:rsid w:val="004E37CD"/>
    <w:rsid w:val="004F7BD0"/>
    <w:rsid w:val="005021E5"/>
    <w:rsid w:val="005170F5"/>
    <w:rsid w:val="00526015"/>
    <w:rsid w:val="00541887"/>
    <w:rsid w:val="00550A02"/>
    <w:rsid w:val="0057108A"/>
    <w:rsid w:val="00573955"/>
    <w:rsid w:val="005A0383"/>
    <w:rsid w:val="005B04DF"/>
    <w:rsid w:val="005B0F2E"/>
    <w:rsid w:val="005C50B5"/>
    <w:rsid w:val="005D479E"/>
    <w:rsid w:val="005E2E49"/>
    <w:rsid w:val="005F0505"/>
    <w:rsid w:val="00601F11"/>
    <w:rsid w:val="00647344"/>
    <w:rsid w:val="00650881"/>
    <w:rsid w:val="00656D4F"/>
    <w:rsid w:val="00657BA7"/>
    <w:rsid w:val="00660516"/>
    <w:rsid w:val="006829D9"/>
    <w:rsid w:val="0068589E"/>
    <w:rsid w:val="00687AF6"/>
    <w:rsid w:val="00696B46"/>
    <w:rsid w:val="006A05A6"/>
    <w:rsid w:val="006A30BB"/>
    <w:rsid w:val="006A3835"/>
    <w:rsid w:val="006A46DA"/>
    <w:rsid w:val="006B6672"/>
    <w:rsid w:val="006C29A2"/>
    <w:rsid w:val="006C4E64"/>
    <w:rsid w:val="006C71A1"/>
    <w:rsid w:val="006F3822"/>
    <w:rsid w:val="00701F40"/>
    <w:rsid w:val="00703340"/>
    <w:rsid w:val="0071168B"/>
    <w:rsid w:val="00742D46"/>
    <w:rsid w:val="00745F83"/>
    <w:rsid w:val="00756809"/>
    <w:rsid w:val="007605EA"/>
    <w:rsid w:val="00761117"/>
    <w:rsid w:val="007853E7"/>
    <w:rsid w:val="00790F80"/>
    <w:rsid w:val="007A2B9F"/>
    <w:rsid w:val="007A4985"/>
    <w:rsid w:val="007A7BDB"/>
    <w:rsid w:val="007B402E"/>
    <w:rsid w:val="007B72C9"/>
    <w:rsid w:val="007C176F"/>
    <w:rsid w:val="007F7F45"/>
    <w:rsid w:val="008139AD"/>
    <w:rsid w:val="00835DD6"/>
    <w:rsid w:val="0084295F"/>
    <w:rsid w:val="00854C6D"/>
    <w:rsid w:val="0087504F"/>
    <w:rsid w:val="008B799E"/>
    <w:rsid w:val="008C3679"/>
    <w:rsid w:val="008C50EE"/>
    <w:rsid w:val="008C61FF"/>
    <w:rsid w:val="008E1308"/>
    <w:rsid w:val="008F613C"/>
    <w:rsid w:val="00921F21"/>
    <w:rsid w:val="00943958"/>
    <w:rsid w:val="009903D0"/>
    <w:rsid w:val="00994135"/>
    <w:rsid w:val="009B2B82"/>
    <w:rsid w:val="00A0251E"/>
    <w:rsid w:val="00A128E5"/>
    <w:rsid w:val="00A2070D"/>
    <w:rsid w:val="00A211F5"/>
    <w:rsid w:val="00A2367C"/>
    <w:rsid w:val="00A32B6D"/>
    <w:rsid w:val="00A729D4"/>
    <w:rsid w:val="00A804A8"/>
    <w:rsid w:val="00AA1AFF"/>
    <w:rsid w:val="00AC4F9F"/>
    <w:rsid w:val="00AC61DB"/>
    <w:rsid w:val="00AD593F"/>
    <w:rsid w:val="00AF527E"/>
    <w:rsid w:val="00AF673B"/>
    <w:rsid w:val="00B173F5"/>
    <w:rsid w:val="00B208BF"/>
    <w:rsid w:val="00B31F8B"/>
    <w:rsid w:val="00B33802"/>
    <w:rsid w:val="00B45B9C"/>
    <w:rsid w:val="00B55179"/>
    <w:rsid w:val="00B674CB"/>
    <w:rsid w:val="00B71506"/>
    <w:rsid w:val="00B74F95"/>
    <w:rsid w:val="00B85CA7"/>
    <w:rsid w:val="00B95B81"/>
    <w:rsid w:val="00BB1A0F"/>
    <w:rsid w:val="00BB629F"/>
    <w:rsid w:val="00BC4996"/>
    <w:rsid w:val="00BC4B63"/>
    <w:rsid w:val="00BD67E3"/>
    <w:rsid w:val="00BE12B5"/>
    <w:rsid w:val="00BE5B5E"/>
    <w:rsid w:val="00C115F2"/>
    <w:rsid w:val="00C150B1"/>
    <w:rsid w:val="00C26BB1"/>
    <w:rsid w:val="00C3111C"/>
    <w:rsid w:val="00C320DD"/>
    <w:rsid w:val="00C35A2F"/>
    <w:rsid w:val="00C56D7E"/>
    <w:rsid w:val="00C72859"/>
    <w:rsid w:val="00C72F71"/>
    <w:rsid w:val="00C75A95"/>
    <w:rsid w:val="00C81C82"/>
    <w:rsid w:val="00C91AF1"/>
    <w:rsid w:val="00C92181"/>
    <w:rsid w:val="00CA5418"/>
    <w:rsid w:val="00CB33CE"/>
    <w:rsid w:val="00CB47AA"/>
    <w:rsid w:val="00CE47D7"/>
    <w:rsid w:val="00CF1FE4"/>
    <w:rsid w:val="00CF49FE"/>
    <w:rsid w:val="00D070C7"/>
    <w:rsid w:val="00D16087"/>
    <w:rsid w:val="00D17876"/>
    <w:rsid w:val="00D40DD1"/>
    <w:rsid w:val="00D626A6"/>
    <w:rsid w:val="00D6389D"/>
    <w:rsid w:val="00D93068"/>
    <w:rsid w:val="00D96568"/>
    <w:rsid w:val="00DA053D"/>
    <w:rsid w:val="00DA1107"/>
    <w:rsid w:val="00DA5AA8"/>
    <w:rsid w:val="00DB054B"/>
    <w:rsid w:val="00DC32CE"/>
    <w:rsid w:val="00DD1691"/>
    <w:rsid w:val="00DD4CC1"/>
    <w:rsid w:val="00DF5A07"/>
    <w:rsid w:val="00E03034"/>
    <w:rsid w:val="00E0573C"/>
    <w:rsid w:val="00E07C7A"/>
    <w:rsid w:val="00E11880"/>
    <w:rsid w:val="00E133CD"/>
    <w:rsid w:val="00E27201"/>
    <w:rsid w:val="00E40F75"/>
    <w:rsid w:val="00E42628"/>
    <w:rsid w:val="00E47B72"/>
    <w:rsid w:val="00E53BCB"/>
    <w:rsid w:val="00E55249"/>
    <w:rsid w:val="00E8215F"/>
    <w:rsid w:val="00E924C2"/>
    <w:rsid w:val="00EA066C"/>
    <w:rsid w:val="00ED0715"/>
    <w:rsid w:val="00ED178D"/>
    <w:rsid w:val="00ED39F0"/>
    <w:rsid w:val="00EE0418"/>
    <w:rsid w:val="00EE55A7"/>
    <w:rsid w:val="00EE7EA2"/>
    <w:rsid w:val="00F71A1F"/>
    <w:rsid w:val="00F834DF"/>
    <w:rsid w:val="00F97B10"/>
    <w:rsid w:val="00FB0F41"/>
    <w:rsid w:val="00FB55B7"/>
    <w:rsid w:val="00FD48F0"/>
    <w:rsid w:val="00FE7CB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C8E1A"/>
  <w15:chartTrackingRefBased/>
  <w15:docId w15:val="{B9A68D32-7A88-461B-995A-8DFFB2D28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527E"/>
    <w:pPr>
      <w:spacing w:after="0" w:line="240" w:lineRule="auto"/>
      <w:jc w:val="both"/>
    </w:pPr>
    <w:rPr>
      <w:rFonts w:ascii="Arial" w:eastAsia="PMingLiU" w:hAnsi="Arial" w:cs="Times New Roman"/>
      <w:bCs/>
      <w:sz w:val="20"/>
      <w:szCs w:val="16"/>
      <w:lang w:val="en-GB" w:eastAsia="en-US"/>
    </w:rPr>
  </w:style>
  <w:style w:type="paragraph" w:styleId="Heading1">
    <w:name w:val="heading 1"/>
    <w:basedOn w:val="Normal"/>
    <w:next w:val="Normal"/>
    <w:link w:val="Heading1Char"/>
    <w:uiPriority w:val="9"/>
    <w:qFormat/>
    <w:rsid w:val="00CA5418"/>
    <w:pPr>
      <w:keepNext/>
      <w:keepLines/>
      <w:pBdr>
        <w:bottom w:val="single" w:sz="4" w:space="1" w:color="5B9BD5" w:themeColor="accent1"/>
      </w:pBdr>
      <w:spacing w:before="400" w:after="40"/>
      <w:jc w:val="left"/>
      <w:outlineLvl w:val="0"/>
    </w:pPr>
    <w:rPr>
      <w:rFonts w:asciiTheme="majorHAnsi" w:eastAsiaTheme="majorEastAsia" w:hAnsiTheme="majorHAnsi" w:cstheme="majorBidi"/>
      <w:bCs w:val="0"/>
      <w:color w:val="2E74B5" w:themeColor="accent1" w:themeShade="BF"/>
      <w:sz w:val="36"/>
      <w:szCs w:val="36"/>
      <w:lang w:val="en-S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AF527E"/>
    <w:pPr>
      <w:spacing w:before="100" w:beforeAutospacing="1" w:after="100" w:afterAutospacing="1"/>
    </w:pPr>
    <w:rPr>
      <w:rFonts w:cs="Arial"/>
      <w:szCs w:val="20"/>
    </w:rPr>
  </w:style>
  <w:style w:type="paragraph" w:styleId="ListParagraph">
    <w:name w:val="List Paragraph"/>
    <w:basedOn w:val="Normal"/>
    <w:uiPriority w:val="34"/>
    <w:qFormat/>
    <w:rsid w:val="00AF527E"/>
    <w:pPr>
      <w:ind w:left="720"/>
      <w:contextualSpacing/>
    </w:pPr>
  </w:style>
  <w:style w:type="table" w:styleId="TableGrid">
    <w:name w:val="Table Grid"/>
    <w:basedOn w:val="TableNormal"/>
    <w:uiPriority w:val="59"/>
    <w:rsid w:val="00AF527E"/>
    <w:pPr>
      <w:spacing w:after="0" w:line="240" w:lineRule="auto"/>
    </w:pPr>
    <w:rPr>
      <w:rFonts w:ascii="Times New Roman" w:eastAsia="SimSu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F527E"/>
    <w:rPr>
      <w:color w:val="808080"/>
    </w:rPr>
  </w:style>
  <w:style w:type="paragraph" w:styleId="Title">
    <w:name w:val="Title"/>
    <w:basedOn w:val="Normal"/>
    <w:next w:val="Normal"/>
    <w:link w:val="TitleChar"/>
    <w:uiPriority w:val="10"/>
    <w:qFormat/>
    <w:rsid w:val="0029428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4288"/>
    <w:rPr>
      <w:rFonts w:asciiTheme="majorHAnsi" w:eastAsiaTheme="majorEastAsia" w:hAnsiTheme="majorHAnsi" w:cstheme="majorBidi"/>
      <w:bCs/>
      <w:spacing w:val="-10"/>
      <w:kern w:val="28"/>
      <w:sz w:val="56"/>
      <w:szCs w:val="56"/>
      <w:lang w:val="en-GB" w:eastAsia="en-US"/>
    </w:rPr>
  </w:style>
  <w:style w:type="character" w:styleId="IntenseReference">
    <w:name w:val="Intense Reference"/>
    <w:basedOn w:val="DefaultParagraphFont"/>
    <w:uiPriority w:val="32"/>
    <w:qFormat/>
    <w:rsid w:val="00294288"/>
    <w:rPr>
      <w:b/>
      <w:bCs/>
      <w:smallCaps/>
      <w:color w:val="5B9BD5" w:themeColor="accent1"/>
      <w:spacing w:val="5"/>
    </w:rPr>
  </w:style>
  <w:style w:type="character" w:styleId="IntenseEmphasis">
    <w:name w:val="Intense Emphasis"/>
    <w:basedOn w:val="DefaultParagraphFont"/>
    <w:uiPriority w:val="21"/>
    <w:qFormat/>
    <w:rsid w:val="00AD593F"/>
    <w:rPr>
      <w:i/>
      <w:iCs/>
      <w:color w:val="5B9BD5" w:themeColor="accent1"/>
    </w:rPr>
  </w:style>
  <w:style w:type="character" w:styleId="Hyperlink">
    <w:name w:val="Hyperlink"/>
    <w:basedOn w:val="DefaultParagraphFont"/>
    <w:uiPriority w:val="99"/>
    <w:unhideWhenUsed/>
    <w:rsid w:val="006A30BB"/>
    <w:rPr>
      <w:color w:val="0563C1" w:themeColor="hyperlink"/>
      <w:u w:val="single"/>
    </w:rPr>
  </w:style>
  <w:style w:type="table" w:styleId="GridTable4-Accent2">
    <w:name w:val="Grid Table 4 Accent 2"/>
    <w:basedOn w:val="TableNormal"/>
    <w:uiPriority w:val="49"/>
    <w:rsid w:val="00DA110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Heading1Char">
    <w:name w:val="Heading 1 Char"/>
    <w:basedOn w:val="DefaultParagraphFont"/>
    <w:link w:val="Heading1"/>
    <w:uiPriority w:val="9"/>
    <w:rsid w:val="00CA5418"/>
    <w:rPr>
      <w:rFonts w:asciiTheme="majorHAnsi" w:eastAsiaTheme="majorEastAsia" w:hAnsiTheme="majorHAnsi" w:cstheme="majorBidi"/>
      <w:color w:val="2E74B5" w:themeColor="accent1" w:themeShade="BF"/>
      <w:sz w:val="36"/>
      <w:szCs w:val="36"/>
    </w:rPr>
  </w:style>
  <w:style w:type="table" w:styleId="GridTable4-Accent4">
    <w:name w:val="Grid Table 4 Accent 4"/>
    <w:basedOn w:val="TableNormal"/>
    <w:uiPriority w:val="49"/>
    <w:rsid w:val="00ED178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4">
    <w:name w:val="List Table 4 Accent 4"/>
    <w:basedOn w:val="TableNormal"/>
    <w:uiPriority w:val="49"/>
    <w:rsid w:val="00ED178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CommentReference">
    <w:name w:val="annotation reference"/>
    <w:basedOn w:val="DefaultParagraphFont"/>
    <w:uiPriority w:val="99"/>
    <w:semiHidden/>
    <w:unhideWhenUsed/>
    <w:rsid w:val="00742D46"/>
    <w:rPr>
      <w:sz w:val="16"/>
      <w:szCs w:val="16"/>
    </w:rPr>
  </w:style>
  <w:style w:type="paragraph" w:styleId="CommentText">
    <w:name w:val="annotation text"/>
    <w:basedOn w:val="Normal"/>
    <w:link w:val="CommentTextChar"/>
    <w:uiPriority w:val="99"/>
    <w:semiHidden/>
    <w:unhideWhenUsed/>
    <w:rsid w:val="00742D46"/>
    <w:rPr>
      <w:szCs w:val="20"/>
    </w:rPr>
  </w:style>
  <w:style w:type="character" w:customStyle="1" w:styleId="CommentTextChar">
    <w:name w:val="Comment Text Char"/>
    <w:basedOn w:val="DefaultParagraphFont"/>
    <w:link w:val="CommentText"/>
    <w:uiPriority w:val="99"/>
    <w:semiHidden/>
    <w:rsid w:val="00742D46"/>
    <w:rPr>
      <w:rFonts w:ascii="Arial" w:eastAsia="PMingLiU" w:hAnsi="Arial" w:cs="Times New Roman"/>
      <w:bCs/>
      <w:sz w:val="20"/>
      <w:szCs w:val="20"/>
      <w:lang w:val="en-GB" w:eastAsia="en-US"/>
    </w:rPr>
  </w:style>
  <w:style w:type="paragraph" w:styleId="CommentSubject">
    <w:name w:val="annotation subject"/>
    <w:basedOn w:val="CommentText"/>
    <w:next w:val="CommentText"/>
    <w:link w:val="CommentSubjectChar"/>
    <w:uiPriority w:val="99"/>
    <w:semiHidden/>
    <w:unhideWhenUsed/>
    <w:rsid w:val="00742D46"/>
    <w:rPr>
      <w:b/>
    </w:rPr>
  </w:style>
  <w:style w:type="character" w:customStyle="1" w:styleId="CommentSubjectChar">
    <w:name w:val="Comment Subject Char"/>
    <w:basedOn w:val="CommentTextChar"/>
    <w:link w:val="CommentSubject"/>
    <w:uiPriority w:val="99"/>
    <w:semiHidden/>
    <w:rsid w:val="00742D46"/>
    <w:rPr>
      <w:rFonts w:ascii="Arial" w:eastAsia="PMingLiU" w:hAnsi="Arial" w:cs="Times New Roman"/>
      <w:b/>
      <w:bCs/>
      <w:sz w:val="20"/>
      <w:szCs w:val="20"/>
      <w:lang w:val="en-GB" w:eastAsia="en-US"/>
    </w:rPr>
  </w:style>
  <w:style w:type="paragraph" w:styleId="BalloonText">
    <w:name w:val="Balloon Text"/>
    <w:basedOn w:val="Normal"/>
    <w:link w:val="BalloonTextChar"/>
    <w:uiPriority w:val="99"/>
    <w:semiHidden/>
    <w:unhideWhenUsed/>
    <w:rsid w:val="00742D4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2D46"/>
    <w:rPr>
      <w:rFonts w:ascii="Segoe UI" w:eastAsia="PMingLiU" w:hAnsi="Segoe UI" w:cs="Segoe UI"/>
      <w:bCs/>
      <w:sz w:val="18"/>
      <w:szCs w:val="18"/>
      <w:lang w:val="en-GB" w:eastAsia="en-US"/>
    </w:rPr>
  </w:style>
  <w:style w:type="table" w:styleId="TableGridLight">
    <w:name w:val="Grid Table Light"/>
    <w:basedOn w:val="TableNormal"/>
    <w:uiPriority w:val="40"/>
    <w:rsid w:val="00360F7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485848">
      <w:bodyDiv w:val="1"/>
      <w:marLeft w:val="0"/>
      <w:marRight w:val="0"/>
      <w:marTop w:val="0"/>
      <w:marBottom w:val="0"/>
      <w:divBdr>
        <w:top w:val="none" w:sz="0" w:space="0" w:color="auto"/>
        <w:left w:val="none" w:sz="0" w:space="0" w:color="auto"/>
        <w:bottom w:val="none" w:sz="0" w:space="0" w:color="auto"/>
        <w:right w:val="none" w:sz="0" w:space="0" w:color="auto"/>
      </w:divBdr>
    </w:div>
    <w:div w:id="661196681">
      <w:bodyDiv w:val="1"/>
      <w:marLeft w:val="0"/>
      <w:marRight w:val="0"/>
      <w:marTop w:val="0"/>
      <w:marBottom w:val="0"/>
      <w:divBdr>
        <w:top w:val="none" w:sz="0" w:space="0" w:color="auto"/>
        <w:left w:val="none" w:sz="0" w:space="0" w:color="auto"/>
        <w:bottom w:val="none" w:sz="0" w:space="0" w:color="auto"/>
        <w:right w:val="none" w:sz="0" w:space="0" w:color="auto"/>
      </w:divBdr>
    </w:div>
    <w:div w:id="778138887">
      <w:bodyDiv w:val="1"/>
      <w:marLeft w:val="0"/>
      <w:marRight w:val="0"/>
      <w:marTop w:val="0"/>
      <w:marBottom w:val="0"/>
      <w:divBdr>
        <w:top w:val="none" w:sz="0" w:space="0" w:color="auto"/>
        <w:left w:val="none" w:sz="0" w:space="0" w:color="auto"/>
        <w:bottom w:val="none" w:sz="0" w:space="0" w:color="auto"/>
        <w:right w:val="none" w:sz="0" w:space="0" w:color="auto"/>
      </w:divBdr>
    </w:div>
    <w:div w:id="943734906">
      <w:bodyDiv w:val="1"/>
      <w:marLeft w:val="0"/>
      <w:marRight w:val="0"/>
      <w:marTop w:val="0"/>
      <w:marBottom w:val="0"/>
      <w:divBdr>
        <w:top w:val="none" w:sz="0" w:space="0" w:color="auto"/>
        <w:left w:val="none" w:sz="0" w:space="0" w:color="auto"/>
        <w:bottom w:val="none" w:sz="0" w:space="0" w:color="auto"/>
        <w:right w:val="none" w:sz="0" w:space="0" w:color="auto"/>
      </w:divBdr>
    </w:div>
    <w:div w:id="1012224382">
      <w:bodyDiv w:val="1"/>
      <w:marLeft w:val="0"/>
      <w:marRight w:val="0"/>
      <w:marTop w:val="0"/>
      <w:marBottom w:val="0"/>
      <w:divBdr>
        <w:top w:val="none" w:sz="0" w:space="0" w:color="auto"/>
        <w:left w:val="none" w:sz="0" w:space="0" w:color="auto"/>
        <w:bottom w:val="none" w:sz="0" w:space="0" w:color="auto"/>
        <w:right w:val="none" w:sz="0" w:space="0" w:color="auto"/>
      </w:divBdr>
    </w:div>
    <w:div w:id="1394431318">
      <w:bodyDiv w:val="1"/>
      <w:marLeft w:val="0"/>
      <w:marRight w:val="0"/>
      <w:marTop w:val="0"/>
      <w:marBottom w:val="0"/>
      <w:divBdr>
        <w:top w:val="none" w:sz="0" w:space="0" w:color="auto"/>
        <w:left w:val="none" w:sz="0" w:space="0" w:color="auto"/>
        <w:bottom w:val="none" w:sz="0" w:space="0" w:color="auto"/>
        <w:right w:val="none" w:sz="0" w:space="0" w:color="auto"/>
      </w:divBdr>
    </w:div>
    <w:div w:id="1420827690">
      <w:bodyDiv w:val="1"/>
      <w:marLeft w:val="0"/>
      <w:marRight w:val="0"/>
      <w:marTop w:val="0"/>
      <w:marBottom w:val="0"/>
      <w:divBdr>
        <w:top w:val="none" w:sz="0" w:space="0" w:color="auto"/>
        <w:left w:val="none" w:sz="0" w:space="0" w:color="auto"/>
        <w:bottom w:val="none" w:sz="0" w:space="0" w:color="auto"/>
        <w:right w:val="none" w:sz="0" w:space="0" w:color="auto"/>
      </w:divBdr>
    </w:div>
    <w:div w:id="1541093804">
      <w:bodyDiv w:val="1"/>
      <w:marLeft w:val="0"/>
      <w:marRight w:val="0"/>
      <w:marTop w:val="0"/>
      <w:marBottom w:val="0"/>
      <w:divBdr>
        <w:top w:val="none" w:sz="0" w:space="0" w:color="auto"/>
        <w:left w:val="none" w:sz="0" w:space="0" w:color="auto"/>
        <w:bottom w:val="none" w:sz="0" w:space="0" w:color="auto"/>
        <w:right w:val="none" w:sz="0" w:space="0" w:color="auto"/>
      </w:divBdr>
    </w:div>
    <w:div w:id="1543011567">
      <w:bodyDiv w:val="1"/>
      <w:marLeft w:val="0"/>
      <w:marRight w:val="0"/>
      <w:marTop w:val="0"/>
      <w:marBottom w:val="0"/>
      <w:divBdr>
        <w:top w:val="none" w:sz="0" w:space="0" w:color="auto"/>
        <w:left w:val="none" w:sz="0" w:space="0" w:color="auto"/>
        <w:bottom w:val="none" w:sz="0" w:space="0" w:color="auto"/>
        <w:right w:val="none" w:sz="0" w:space="0" w:color="auto"/>
      </w:divBdr>
    </w:div>
    <w:div w:id="1583753346">
      <w:bodyDiv w:val="1"/>
      <w:marLeft w:val="0"/>
      <w:marRight w:val="0"/>
      <w:marTop w:val="0"/>
      <w:marBottom w:val="0"/>
      <w:divBdr>
        <w:top w:val="none" w:sz="0" w:space="0" w:color="auto"/>
        <w:left w:val="none" w:sz="0" w:space="0" w:color="auto"/>
        <w:bottom w:val="none" w:sz="0" w:space="0" w:color="auto"/>
        <w:right w:val="none" w:sz="0" w:space="0" w:color="auto"/>
      </w:divBdr>
    </w:div>
    <w:div w:id="1755661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pixabay.com/en/man-person-happy-waiter-worker-439040/" TargetMode="External"/><Relationship Id="rId2" Type="http://schemas.openxmlformats.org/officeDocument/2006/relationships/hyperlink" Target="https://pixabay.com/en/danbo-figures-shopping-cart-1865615/" TargetMode="External"/><Relationship Id="rId1" Type="http://schemas.openxmlformats.org/officeDocument/2006/relationships/hyperlink" Target="https://pixabay.com/en/business-buy-cds-man-market-music-1850085/"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hyperlink" Target="https://nrf.com/arts-data-warehouse-model" TargetMode="Externa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4.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earch.library.smu.edu.sg/SMU:Everything:SMU_ALMA2137737140002601" TargetMode="External"/><Relationship Id="rId19" Type="http://schemas.openxmlformats.org/officeDocument/2006/relationships/hyperlink" Target="https://youtu.be/G_dF_8vF1H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manishabraham.com/documents/controllin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3572AD-2842-489E-8C11-AEA14E6D5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1798</TotalTime>
  <Pages>13</Pages>
  <Words>2269</Words>
  <Characters>12934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Li Siong</dc:creator>
  <cp:keywords/>
  <dc:description/>
  <cp:lastModifiedBy>CHANG Yih Wen</cp:lastModifiedBy>
  <cp:revision>182</cp:revision>
  <dcterms:created xsi:type="dcterms:W3CDTF">2016-11-21T07:32:00Z</dcterms:created>
  <dcterms:modified xsi:type="dcterms:W3CDTF">2016-12-27T01:47:00Z</dcterms:modified>
</cp:coreProperties>
</file>